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4B59" w:rsidRDefault="00074B59">
      <w:pPr>
        <w:rPr>
          <w:ins w:id="0" w:author="Windows User" w:date="2022-11-26T16:08:00Z"/>
        </w:rPr>
      </w:pPr>
      <w:bookmarkStart w:id="1" w:name="_Toc119219614"/>
      <w:bookmarkStart w:id="2" w:name="_Toc119219180"/>
      <w:bookmarkStart w:id="3" w:name="_Toc119219417"/>
      <w:bookmarkStart w:id="4" w:name="_Toc119219529"/>
      <w:bookmarkStart w:id="5" w:name="_Toc119219575"/>
    </w:p>
    <w:p w:rsidR="00074B59" w:rsidRDefault="00074B59">
      <w:pPr>
        <w:rPr>
          <w:ins w:id="6" w:author="Windows User" w:date="2022-11-26T16:08:00Z"/>
        </w:rPr>
      </w:pPr>
    </w:p>
    <w:p w:rsidR="00074B59" w:rsidRDefault="00074B59">
      <w:pPr>
        <w:rPr>
          <w:ins w:id="7" w:author="Windows User" w:date="2022-11-26T16:08:00Z"/>
          <w:b/>
          <w:sz w:val="32"/>
          <w:szCs w:val="32"/>
        </w:rPr>
      </w:pPr>
      <w:ins w:id="8" w:author="Windows User" w:date="2022-11-26T16:08:00Z">
        <w:r>
          <w:rPr>
            <w:b/>
            <w:sz w:val="32"/>
            <w:szCs w:val="32"/>
          </w:rPr>
          <w:br w:type="page"/>
        </w:r>
      </w:ins>
      <w:ins w:id="9" w:author="Windows User" w:date="2022-11-26T16:12:00Z">
        <w:r>
          <w:rPr>
            <w:b/>
            <w:sz w:val="32"/>
            <w:szCs w:val="32"/>
          </w:rPr>
          <w:lastRenderedPageBreak/>
          <w:t xml:space="preserve"> </w:t>
        </w:r>
      </w:ins>
      <w:bookmarkStart w:id="10" w:name="_GoBack"/>
      <w:bookmarkEnd w:id="10"/>
    </w:p>
    <w:p w:rsidR="00B30710" w:rsidRDefault="000D7E51" w:rsidP="00C067D0">
      <w:pPr>
        <w:jc w:val="center"/>
        <w:rPr>
          <w:noProof/>
        </w:rPr>
      </w:pPr>
      <w:r w:rsidRPr="004139DE">
        <w:rPr>
          <w:b/>
          <w:sz w:val="32"/>
          <w:szCs w:val="32"/>
        </w:rPr>
        <w:t>MỤC LỤC</w:t>
      </w:r>
      <w:bookmarkEnd w:id="1"/>
      <w:r w:rsidR="00C067D0">
        <w:rPr>
          <w:b/>
          <w:sz w:val="32"/>
          <w:szCs w:val="32"/>
        </w:rPr>
        <w:fldChar w:fldCharType="begin"/>
      </w:r>
      <w:r w:rsidR="00C067D0">
        <w:rPr>
          <w:b/>
          <w:sz w:val="32"/>
          <w:szCs w:val="32"/>
        </w:rPr>
        <w:instrText xml:space="preserve"> TOC \o "1-3" \h \z \u </w:instrText>
      </w:r>
      <w:r w:rsidR="00C067D0">
        <w:rPr>
          <w:b/>
          <w:sz w:val="32"/>
          <w:szCs w:val="32"/>
        </w:rPr>
        <w:fldChar w:fldCharType="separate"/>
      </w:r>
    </w:p>
    <w:p w:rsidR="00B30710" w:rsidRDefault="00DE0017">
      <w:pPr>
        <w:pStyle w:val="TOC1"/>
        <w:tabs>
          <w:tab w:val="right" w:leader="dot" w:pos="9062"/>
        </w:tabs>
        <w:rPr>
          <w:rFonts w:asciiTheme="minorHAnsi" w:eastAsiaTheme="minorEastAsia" w:hAnsiTheme="minorHAnsi"/>
          <w:b w:val="0"/>
          <w:noProof/>
          <w:sz w:val="22"/>
        </w:rPr>
      </w:pPr>
      <w:hyperlink w:anchor="_Toc119222778" w:history="1">
        <w:r w:rsidR="00B30710" w:rsidRPr="009A3343">
          <w:rPr>
            <w:rStyle w:val="Hyperlink"/>
            <w:rFonts w:eastAsia="Times New Roman"/>
            <w:noProof/>
          </w:rPr>
          <w:t>CHƯƠNG 1. HÃY CHUẨN BỊ TINH THẦN CHO MỘT NĂM ĐẦY MỚI MẺ VÀ BẤT NGỜ CỦA LÀNG CÔNG NGHỆ.</w:t>
        </w:r>
        <w:r w:rsidR="00B30710">
          <w:rPr>
            <w:noProof/>
            <w:webHidden/>
          </w:rPr>
          <w:tab/>
        </w:r>
        <w:r w:rsidR="00B30710">
          <w:rPr>
            <w:noProof/>
            <w:webHidden/>
          </w:rPr>
          <w:fldChar w:fldCharType="begin"/>
        </w:r>
        <w:r w:rsidR="00B30710">
          <w:rPr>
            <w:noProof/>
            <w:webHidden/>
          </w:rPr>
          <w:instrText xml:space="preserve"> PAGEREF _Toc119222778 \h </w:instrText>
        </w:r>
        <w:r w:rsidR="00B30710">
          <w:rPr>
            <w:noProof/>
            <w:webHidden/>
          </w:rPr>
        </w:r>
        <w:r w:rsidR="00B30710">
          <w:rPr>
            <w:noProof/>
            <w:webHidden/>
          </w:rPr>
          <w:fldChar w:fldCharType="separate"/>
        </w:r>
        <w:r w:rsidR="00B30710">
          <w:rPr>
            <w:noProof/>
            <w:webHidden/>
          </w:rPr>
          <w:t>2</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79" w:history="1">
        <w:r w:rsidR="00B30710" w:rsidRPr="009A3343">
          <w:rPr>
            <w:rStyle w:val="Hyperlink"/>
            <w:noProof/>
          </w:rPr>
          <w:t>1.1 Internet of Things</w:t>
        </w:r>
        <w:r w:rsidR="00B30710">
          <w:rPr>
            <w:noProof/>
            <w:webHidden/>
          </w:rPr>
          <w:tab/>
        </w:r>
        <w:r w:rsidR="00B30710">
          <w:rPr>
            <w:noProof/>
            <w:webHidden/>
          </w:rPr>
          <w:fldChar w:fldCharType="begin"/>
        </w:r>
        <w:r w:rsidR="00B30710">
          <w:rPr>
            <w:noProof/>
            <w:webHidden/>
          </w:rPr>
          <w:instrText xml:space="preserve"> PAGEREF _Toc119222779 \h </w:instrText>
        </w:r>
        <w:r w:rsidR="00B30710">
          <w:rPr>
            <w:noProof/>
            <w:webHidden/>
          </w:rPr>
        </w:r>
        <w:r w:rsidR="00B30710">
          <w:rPr>
            <w:noProof/>
            <w:webHidden/>
          </w:rPr>
          <w:fldChar w:fldCharType="separate"/>
        </w:r>
        <w:r w:rsidR="00B30710">
          <w:rPr>
            <w:noProof/>
            <w:webHidden/>
          </w:rPr>
          <w:t>2</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80" w:history="1">
        <w:r w:rsidR="00B30710" w:rsidRPr="009A3343">
          <w:rPr>
            <w:rStyle w:val="Hyperlink"/>
            <w:noProof/>
            <w:bdr w:val="none" w:sz="0" w:space="0" w:color="auto" w:frame="1"/>
          </w:rPr>
          <w:t>1.2 Trí tuệ nhân tạo (AI) và cơ chế tự động hóa toàn diện</w:t>
        </w:r>
        <w:r w:rsidR="00B30710">
          <w:rPr>
            <w:noProof/>
            <w:webHidden/>
          </w:rPr>
          <w:tab/>
        </w:r>
        <w:r w:rsidR="00B30710">
          <w:rPr>
            <w:noProof/>
            <w:webHidden/>
          </w:rPr>
          <w:fldChar w:fldCharType="begin"/>
        </w:r>
        <w:r w:rsidR="00B30710">
          <w:rPr>
            <w:noProof/>
            <w:webHidden/>
          </w:rPr>
          <w:instrText xml:space="preserve"> PAGEREF _Toc119222780 \h </w:instrText>
        </w:r>
        <w:r w:rsidR="00B30710">
          <w:rPr>
            <w:noProof/>
            <w:webHidden/>
          </w:rPr>
        </w:r>
        <w:r w:rsidR="00B30710">
          <w:rPr>
            <w:noProof/>
            <w:webHidden/>
          </w:rPr>
          <w:fldChar w:fldCharType="separate"/>
        </w:r>
        <w:r w:rsidR="00B30710">
          <w:rPr>
            <w:noProof/>
            <w:webHidden/>
          </w:rPr>
          <w:t>4</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81" w:history="1">
        <w:r w:rsidR="00B30710" w:rsidRPr="009A3343">
          <w:rPr>
            <w:rStyle w:val="Hyperlink"/>
            <w:noProof/>
            <w:bdr w:val="none" w:sz="0" w:space="0" w:color="auto" w:frame="1"/>
          </w:rPr>
          <w:t>1.3 Thức ăn tổng hợp nhân tạo</w:t>
        </w:r>
        <w:r w:rsidR="00B30710">
          <w:rPr>
            <w:noProof/>
            <w:webHidden/>
          </w:rPr>
          <w:tab/>
        </w:r>
        <w:r w:rsidR="00B30710">
          <w:rPr>
            <w:noProof/>
            <w:webHidden/>
          </w:rPr>
          <w:fldChar w:fldCharType="begin"/>
        </w:r>
        <w:r w:rsidR="00B30710">
          <w:rPr>
            <w:noProof/>
            <w:webHidden/>
          </w:rPr>
          <w:instrText xml:space="preserve"> PAGEREF _Toc119222781 \h </w:instrText>
        </w:r>
        <w:r w:rsidR="00B30710">
          <w:rPr>
            <w:noProof/>
            <w:webHidden/>
          </w:rPr>
        </w:r>
        <w:r w:rsidR="00B30710">
          <w:rPr>
            <w:noProof/>
            <w:webHidden/>
          </w:rPr>
          <w:fldChar w:fldCharType="separate"/>
        </w:r>
        <w:r w:rsidR="00B30710">
          <w:rPr>
            <w:noProof/>
            <w:webHidden/>
          </w:rPr>
          <w:t>5</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82" w:history="1">
        <w:r w:rsidR="00B30710" w:rsidRPr="009A3343">
          <w:rPr>
            <w:rStyle w:val="Hyperlink"/>
            <w:noProof/>
            <w:bdr w:val="none" w:sz="0" w:space="0" w:color="auto" w:frame="1"/>
          </w:rPr>
          <w:t>1.4 Thế giới thực-ảo lẫn lộn</w:t>
        </w:r>
        <w:r w:rsidR="00B30710">
          <w:rPr>
            <w:noProof/>
            <w:webHidden/>
          </w:rPr>
          <w:tab/>
        </w:r>
        <w:r w:rsidR="00B30710">
          <w:rPr>
            <w:noProof/>
            <w:webHidden/>
          </w:rPr>
          <w:fldChar w:fldCharType="begin"/>
        </w:r>
        <w:r w:rsidR="00B30710">
          <w:rPr>
            <w:noProof/>
            <w:webHidden/>
          </w:rPr>
          <w:instrText xml:space="preserve"> PAGEREF _Toc119222782 \h </w:instrText>
        </w:r>
        <w:r w:rsidR="00B30710">
          <w:rPr>
            <w:noProof/>
            <w:webHidden/>
          </w:rPr>
        </w:r>
        <w:r w:rsidR="00B30710">
          <w:rPr>
            <w:noProof/>
            <w:webHidden/>
          </w:rPr>
          <w:fldChar w:fldCharType="separate"/>
        </w:r>
        <w:r w:rsidR="00B30710">
          <w:rPr>
            <w:noProof/>
            <w:webHidden/>
          </w:rPr>
          <w:t>6</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83" w:history="1">
        <w:r w:rsidR="00B30710" w:rsidRPr="009A3343">
          <w:rPr>
            <w:rStyle w:val="Hyperlink"/>
            <w:noProof/>
            <w:bdr w:val="none" w:sz="0" w:space="0" w:color="auto" w:frame="1"/>
          </w:rPr>
          <w:t>1.5 Chuẩn mực in 3D</w:t>
        </w:r>
        <w:r w:rsidR="00B30710">
          <w:rPr>
            <w:noProof/>
            <w:webHidden/>
          </w:rPr>
          <w:tab/>
        </w:r>
        <w:r w:rsidR="00B30710">
          <w:rPr>
            <w:noProof/>
            <w:webHidden/>
          </w:rPr>
          <w:fldChar w:fldCharType="begin"/>
        </w:r>
        <w:r w:rsidR="00B30710">
          <w:rPr>
            <w:noProof/>
            <w:webHidden/>
          </w:rPr>
          <w:instrText xml:space="preserve"> PAGEREF _Toc119222783 \h </w:instrText>
        </w:r>
        <w:r w:rsidR="00B30710">
          <w:rPr>
            <w:noProof/>
            <w:webHidden/>
          </w:rPr>
        </w:r>
        <w:r w:rsidR="00B30710">
          <w:rPr>
            <w:noProof/>
            <w:webHidden/>
          </w:rPr>
          <w:fldChar w:fldCharType="separate"/>
        </w:r>
        <w:r w:rsidR="00B30710">
          <w:rPr>
            <w:noProof/>
            <w:webHidden/>
          </w:rPr>
          <w:t>7</w:t>
        </w:r>
        <w:r w:rsidR="00B30710">
          <w:rPr>
            <w:noProof/>
            <w:webHidden/>
          </w:rPr>
          <w:fldChar w:fldCharType="end"/>
        </w:r>
      </w:hyperlink>
    </w:p>
    <w:p w:rsidR="00B30710" w:rsidRDefault="00DE0017">
      <w:pPr>
        <w:pStyle w:val="TOC1"/>
        <w:tabs>
          <w:tab w:val="right" w:leader="dot" w:pos="9062"/>
        </w:tabs>
        <w:rPr>
          <w:rFonts w:asciiTheme="minorHAnsi" w:eastAsiaTheme="minorEastAsia" w:hAnsiTheme="minorHAnsi"/>
          <w:b w:val="0"/>
          <w:noProof/>
          <w:sz w:val="22"/>
        </w:rPr>
      </w:pPr>
      <w:hyperlink w:anchor="_Toc119222784" w:history="1">
        <w:r w:rsidR="00B30710" w:rsidRPr="009A3343">
          <w:rPr>
            <w:rStyle w:val="Hyperlink"/>
            <w:noProof/>
          </w:rPr>
          <w:t xml:space="preserve">CHƯƠNG 2. </w:t>
        </w:r>
        <w:r w:rsidR="00B30710" w:rsidRPr="009A3343">
          <w:rPr>
            <w:rStyle w:val="Hyperlink"/>
            <w:noProof/>
            <w:bdr w:val="none" w:sz="0" w:space="0" w:color="auto" w:frame="1"/>
          </w:rPr>
          <w:t>DỰ BÁO 10 CỘT MỐC ĐỘT PHÁ CÔNG NGHỆ SẼ THAY ĐỔI TƯƠNG LAI LOÀI NGƯỜI TRONG 10 NĂM TỚI</w:t>
        </w:r>
        <w:r w:rsidR="00B30710">
          <w:rPr>
            <w:noProof/>
            <w:webHidden/>
          </w:rPr>
          <w:tab/>
        </w:r>
        <w:r w:rsidR="00B30710">
          <w:rPr>
            <w:noProof/>
            <w:webHidden/>
          </w:rPr>
          <w:fldChar w:fldCharType="begin"/>
        </w:r>
        <w:r w:rsidR="00B30710">
          <w:rPr>
            <w:noProof/>
            <w:webHidden/>
          </w:rPr>
          <w:instrText xml:space="preserve"> PAGEREF _Toc119222784 \h </w:instrText>
        </w:r>
        <w:r w:rsidR="00B30710">
          <w:rPr>
            <w:noProof/>
            <w:webHidden/>
          </w:rPr>
        </w:r>
        <w:r w:rsidR="00B30710">
          <w:rPr>
            <w:noProof/>
            <w:webHidden/>
          </w:rPr>
          <w:fldChar w:fldCharType="separate"/>
        </w:r>
        <w:r w:rsidR="00B30710">
          <w:rPr>
            <w:noProof/>
            <w:webHidden/>
          </w:rPr>
          <w:t>8</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85" w:history="1">
        <w:r w:rsidR="00B30710" w:rsidRPr="009A3343">
          <w:rPr>
            <w:rStyle w:val="Hyperlink"/>
            <w:noProof/>
            <w:bdr w:val="none" w:sz="0" w:space="0" w:color="auto" w:frame="1"/>
          </w:rPr>
          <w:t>2.1 Năm 2018 - 90% dân số sẽ được lưu trữ dữ liệu không giới hạn</w:t>
        </w:r>
        <w:r w:rsidR="00B30710">
          <w:rPr>
            <w:noProof/>
            <w:webHidden/>
          </w:rPr>
          <w:tab/>
        </w:r>
        <w:r w:rsidR="00B30710">
          <w:rPr>
            <w:noProof/>
            <w:webHidden/>
          </w:rPr>
          <w:fldChar w:fldCharType="begin"/>
        </w:r>
        <w:r w:rsidR="00B30710">
          <w:rPr>
            <w:noProof/>
            <w:webHidden/>
          </w:rPr>
          <w:instrText xml:space="preserve"> PAGEREF _Toc119222785 \h </w:instrText>
        </w:r>
        <w:r w:rsidR="00B30710">
          <w:rPr>
            <w:noProof/>
            <w:webHidden/>
          </w:rPr>
        </w:r>
        <w:r w:rsidR="00B30710">
          <w:rPr>
            <w:noProof/>
            <w:webHidden/>
          </w:rPr>
          <w:fldChar w:fldCharType="separate"/>
        </w:r>
        <w:r w:rsidR="00B30710">
          <w:rPr>
            <w:noProof/>
            <w:webHidden/>
          </w:rPr>
          <w:t>8</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86" w:history="1">
        <w:r w:rsidR="00B30710" w:rsidRPr="009A3343">
          <w:rPr>
            <w:rStyle w:val="Hyperlink"/>
            <w:noProof/>
            <w:bdr w:val="none" w:sz="0" w:space="0" w:color="auto" w:frame="1"/>
          </w:rPr>
          <w:t>2.3 Năm 2022 - 1 nghìn tỷ cảm biến sẽ kết nối Internet</w:t>
        </w:r>
        <w:r w:rsidR="00B30710">
          <w:rPr>
            <w:noProof/>
            <w:webHidden/>
          </w:rPr>
          <w:tab/>
        </w:r>
        <w:r w:rsidR="00B30710">
          <w:rPr>
            <w:noProof/>
            <w:webHidden/>
          </w:rPr>
          <w:fldChar w:fldCharType="begin"/>
        </w:r>
        <w:r w:rsidR="00B30710">
          <w:rPr>
            <w:noProof/>
            <w:webHidden/>
          </w:rPr>
          <w:instrText xml:space="preserve"> PAGEREF _Toc119222786 \h </w:instrText>
        </w:r>
        <w:r w:rsidR="00B30710">
          <w:rPr>
            <w:noProof/>
            <w:webHidden/>
          </w:rPr>
        </w:r>
        <w:r w:rsidR="00B30710">
          <w:rPr>
            <w:noProof/>
            <w:webHidden/>
          </w:rPr>
          <w:fldChar w:fldCharType="separate"/>
        </w:r>
        <w:r w:rsidR="00B30710">
          <w:rPr>
            <w:noProof/>
            <w:webHidden/>
          </w:rPr>
          <w:t>10</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87" w:history="1">
        <w:r w:rsidR="00B30710" w:rsidRPr="009A3343">
          <w:rPr>
            <w:rStyle w:val="Hyperlink"/>
            <w:noProof/>
            <w:bdr w:val="none" w:sz="0" w:space="0" w:color="auto" w:frame="1"/>
          </w:rPr>
          <w:t>2.4 Năm 2022 - Ra đời cỗ máy máy đầu tiên bằng phương pháp in 3D</w:t>
        </w:r>
        <w:r w:rsidR="00B30710">
          <w:rPr>
            <w:noProof/>
            <w:webHidden/>
          </w:rPr>
          <w:tab/>
        </w:r>
        <w:r w:rsidR="00B30710">
          <w:rPr>
            <w:noProof/>
            <w:webHidden/>
          </w:rPr>
          <w:fldChar w:fldCharType="begin"/>
        </w:r>
        <w:r w:rsidR="00B30710">
          <w:rPr>
            <w:noProof/>
            <w:webHidden/>
          </w:rPr>
          <w:instrText xml:space="preserve"> PAGEREF _Toc119222787 \h </w:instrText>
        </w:r>
        <w:r w:rsidR="00B30710">
          <w:rPr>
            <w:noProof/>
            <w:webHidden/>
          </w:rPr>
        </w:r>
        <w:r w:rsidR="00B30710">
          <w:rPr>
            <w:noProof/>
            <w:webHidden/>
          </w:rPr>
          <w:fldChar w:fldCharType="separate"/>
        </w:r>
        <w:r w:rsidR="00B30710">
          <w:rPr>
            <w:noProof/>
            <w:webHidden/>
          </w:rPr>
          <w:t>11</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88" w:history="1">
        <w:r w:rsidR="00B30710" w:rsidRPr="009A3343">
          <w:rPr>
            <w:rStyle w:val="Hyperlink"/>
            <w:noProof/>
            <w:bdr w:val="none" w:sz="0" w:space="0" w:color="auto" w:frame="1"/>
          </w:rPr>
          <w:t>2.5 Năm 2023 - 10% số kính mắt sẽ được kết nối Internet</w:t>
        </w:r>
        <w:r w:rsidR="00B30710">
          <w:rPr>
            <w:noProof/>
            <w:webHidden/>
          </w:rPr>
          <w:tab/>
        </w:r>
        <w:r w:rsidR="00B30710">
          <w:rPr>
            <w:noProof/>
            <w:webHidden/>
          </w:rPr>
          <w:fldChar w:fldCharType="begin"/>
        </w:r>
        <w:r w:rsidR="00B30710">
          <w:rPr>
            <w:noProof/>
            <w:webHidden/>
          </w:rPr>
          <w:instrText xml:space="preserve"> PAGEREF _Toc119222788 \h </w:instrText>
        </w:r>
        <w:r w:rsidR="00B30710">
          <w:rPr>
            <w:noProof/>
            <w:webHidden/>
          </w:rPr>
        </w:r>
        <w:r w:rsidR="00B30710">
          <w:rPr>
            <w:noProof/>
            <w:webHidden/>
          </w:rPr>
          <w:fldChar w:fldCharType="separate"/>
        </w:r>
        <w:r w:rsidR="00B30710">
          <w:rPr>
            <w:noProof/>
            <w:webHidden/>
          </w:rPr>
          <w:t>12</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89" w:history="1">
        <w:r w:rsidR="00B30710" w:rsidRPr="009A3343">
          <w:rPr>
            <w:rStyle w:val="Hyperlink"/>
            <w:noProof/>
            <w:bdr w:val="none" w:sz="0" w:space="0" w:color="auto" w:frame="1"/>
          </w:rPr>
          <w:t>2.6 Năm 2023 - 90% chúng ta sẽ có “siêu máy tính” bỏ túi</w:t>
        </w:r>
        <w:r w:rsidR="00B30710">
          <w:rPr>
            <w:noProof/>
            <w:webHidden/>
          </w:rPr>
          <w:tab/>
        </w:r>
        <w:r w:rsidR="00B30710">
          <w:rPr>
            <w:noProof/>
            <w:webHidden/>
          </w:rPr>
          <w:fldChar w:fldCharType="begin"/>
        </w:r>
        <w:r w:rsidR="00B30710">
          <w:rPr>
            <w:noProof/>
            <w:webHidden/>
          </w:rPr>
          <w:instrText xml:space="preserve"> PAGEREF _Toc119222789 \h </w:instrText>
        </w:r>
        <w:r w:rsidR="00B30710">
          <w:rPr>
            <w:noProof/>
            <w:webHidden/>
          </w:rPr>
        </w:r>
        <w:r w:rsidR="00B30710">
          <w:rPr>
            <w:noProof/>
            <w:webHidden/>
          </w:rPr>
          <w:fldChar w:fldCharType="separate"/>
        </w:r>
        <w:r w:rsidR="00B30710">
          <w:rPr>
            <w:noProof/>
            <w:webHidden/>
          </w:rPr>
          <w:t>13</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90" w:history="1">
        <w:r w:rsidR="00B30710" w:rsidRPr="009A3343">
          <w:rPr>
            <w:rStyle w:val="Hyperlink"/>
            <w:noProof/>
            <w:bdr w:val="none" w:sz="0" w:space="0" w:color="auto" w:frame="1"/>
          </w:rPr>
          <w:t>2.7 Năm 2024 – Ca ghép gan “in 3D” đầu tiên</w:t>
        </w:r>
        <w:r w:rsidR="00B30710">
          <w:rPr>
            <w:noProof/>
            <w:webHidden/>
          </w:rPr>
          <w:tab/>
        </w:r>
        <w:r w:rsidR="00B30710">
          <w:rPr>
            <w:noProof/>
            <w:webHidden/>
          </w:rPr>
          <w:fldChar w:fldCharType="begin"/>
        </w:r>
        <w:r w:rsidR="00B30710">
          <w:rPr>
            <w:noProof/>
            <w:webHidden/>
          </w:rPr>
          <w:instrText xml:space="preserve"> PAGEREF _Toc119222790 \h </w:instrText>
        </w:r>
        <w:r w:rsidR="00B30710">
          <w:rPr>
            <w:noProof/>
            <w:webHidden/>
          </w:rPr>
        </w:r>
        <w:r w:rsidR="00B30710">
          <w:rPr>
            <w:noProof/>
            <w:webHidden/>
          </w:rPr>
          <w:fldChar w:fldCharType="separate"/>
        </w:r>
        <w:r w:rsidR="00B30710">
          <w:rPr>
            <w:noProof/>
            <w:webHidden/>
          </w:rPr>
          <w:t>13</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91" w:history="1">
        <w:r w:rsidR="00B30710" w:rsidRPr="009A3343">
          <w:rPr>
            <w:rStyle w:val="Hyperlink"/>
            <w:noProof/>
            <w:bdr w:val="none" w:sz="0" w:space="0" w:color="auto" w:frame="1"/>
          </w:rPr>
          <w:t>2.8 Năm 2025 - Điện thoại cấy ghép sẽ xuất hiện</w:t>
        </w:r>
        <w:r w:rsidR="00B30710">
          <w:rPr>
            <w:noProof/>
            <w:webHidden/>
          </w:rPr>
          <w:tab/>
        </w:r>
        <w:r w:rsidR="00B30710">
          <w:rPr>
            <w:noProof/>
            <w:webHidden/>
          </w:rPr>
          <w:fldChar w:fldCharType="begin"/>
        </w:r>
        <w:r w:rsidR="00B30710">
          <w:rPr>
            <w:noProof/>
            <w:webHidden/>
          </w:rPr>
          <w:instrText xml:space="preserve"> PAGEREF _Toc119222791 \h </w:instrText>
        </w:r>
        <w:r w:rsidR="00B30710">
          <w:rPr>
            <w:noProof/>
            <w:webHidden/>
          </w:rPr>
        </w:r>
        <w:r w:rsidR="00B30710">
          <w:rPr>
            <w:noProof/>
            <w:webHidden/>
          </w:rPr>
          <w:fldChar w:fldCharType="separate"/>
        </w:r>
        <w:r w:rsidR="00B30710">
          <w:rPr>
            <w:noProof/>
            <w:webHidden/>
          </w:rPr>
          <w:t>14</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92" w:history="1">
        <w:r w:rsidR="00B30710" w:rsidRPr="009A3343">
          <w:rPr>
            <w:rStyle w:val="Hyperlink"/>
            <w:noProof/>
            <w:bdr w:val="none" w:sz="0" w:space="0" w:color="auto" w:frame="1"/>
          </w:rPr>
          <w:t>2.9 Năm 2025 – Thuê xe sẽ phổ biến hơn sở hữu phương tiện cá nhân</w:t>
        </w:r>
        <w:r w:rsidR="00B30710">
          <w:rPr>
            <w:noProof/>
            <w:webHidden/>
          </w:rPr>
          <w:tab/>
        </w:r>
        <w:r w:rsidR="00B30710">
          <w:rPr>
            <w:noProof/>
            <w:webHidden/>
          </w:rPr>
          <w:fldChar w:fldCharType="begin"/>
        </w:r>
        <w:r w:rsidR="00B30710">
          <w:rPr>
            <w:noProof/>
            <w:webHidden/>
          </w:rPr>
          <w:instrText xml:space="preserve"> PAGEREF _Toc119222792 \h </w:instrText>
        </w:r>
        <w:r w:rsidR="00B30710">
          <w:rPr>
            <w:noProof/>
            <w:webHidden/>
          </w:rPr>
        </w:r>
        <w:r w:rsidR="00B30710">
          <w:rPr>
            <w:noProof/>
            <w:webHidden/>
          </w:rPr>
          <w:fldChar w:fldCharType="separate"/>
        </w:r>
        <w:r w:rsidR="00B30710">
          <w:rPr>
            <w:noProof/>
            <w:webHidden/>
          </w:rPr>
          <w:t>15</w:t>
        </w:r>
        <w:r w:rsidR="00B30710">
          <w:rPr>
            <w:noProof/>
            <w:webHidden/>
          </w:rPr>
          <w:fldChar w:fldCharType="end"/>
        </w:r>
      </w:hyperlink>
    </w:p>
    <w:p w:rsidR="00B30710" w:rsidRDefault="00DE0017">
      <w:pPr>
        <w:pStyle w:val="TOC2"/>
        <w:tabs>
          <w:tab w:val="right" w:leader="dot" w:pos="9062"/>
        </w:tabs>
        <w:rPr>
          <w:rFonts w:asciiTheme="minorHAnsi" w:eastAsiaTheme="minorEastAsia" w:hAnsiTheme="minorHAnsi"/>
          <w:b w:val="0"/>
          <w:noProof/>
          <w:sz w:val="22"/>
        </w:rPr>
      </w:pPr>
      <w:hyperlink w:anchor="_Toc119222793" w:history="1">
        <w:r w:rsidR="00B30710" w:rsidRPr="009A3343">
          <w:rPr>
            <w:rStyle w:val="Hyperlink"/>
            <w:noProof/>
            <w:bdr w:val="none" w:sz="0" w:space="0" w:color="auto" w:frame="1"/>
          </w:rPr>
          <w:t>2.10 Năm 2026 - Trí thông minh nhân tạo lần đầu tiên sẽ tham gia Hội đồng quản trị của các tập đoàn</w:t>
        </w:r>
        <w:r w:rsidR="00B30710">
          <w:rPr>
            <w:noProof/>
            <w:webHidden/>
          </w:rPr>
          <w:tab/>
        </w:r>
        <w:r w:rsidR="00B30710">
          <w:rPr>
            <w:noProof/>
            <w:webHidden/>
          </w:rPr>
          <w:fldChar w:fldCharType="begin"/>
        </w:r>
        <w:r w:rsidR="00B30710">
          <w:rPr>
            <w:noProof/>
            <w:webHidden/>
          </w:rPr>
          <w:instrText xml:space="preserve"> PAGEREF _Toc119222793 \h </w:instrText>
        </w:r>
        <w:r w:rsidR="00B30710">
          <w:rPr>
            <w:noProof/>
            <w:webHidden/>
          </w:rPr>
        </w:r>
        <w:r w:rsidR="00B30710">
          <w:rPr>
            <w:noProof/>
            <w:webHidden/>
          </w:rPr>
          <w:fldChar w:fldCharType="separate"/>
        </w:r>
        <w:r w:rsidR="00B30710">
          <w:rPr>
            <w:noProof/>
            <w:webHidden/>
          </w:rPr>
          <w:t>16</w:t>
        </w:r>
        <w:r w:rsidR="00B30710">
          <w:rPr>
            <w:noProof/>
            <w:webHidden/>
          </w:rPr>
          <w:fldChar w:fldCharType="end"/>
        </w:r>
      </w:hyperlink>
    </w:p>
    <w:p w:rsidR="00FA6A59" w:rsidRPr="00736E6C" w:rsidRDefault="00C067D0" w:rsidP="00736E6C">
      <w:pPr>
        <w:jc w:val="center"/>
        <w:rPr>
          <w:rFonts w:eastAsia="Times New Roman"/>
          <w:b/>
        </w:rPr>
      </w:pPr>
      <w:r>
        <w:rPr>
          <w:b/>
          <w:sz w:val="32"/>
          <w:szCs w:val="32"/>
        </w:rPr>
        <w:fldChar w:fldCharType="end"/>
      </w:r>
      <w:r w:rsidR="00211992" w:rsidRPr="00FA6A59">
        <w:rPr>
          <w:rFonts w:eastAsia="Times New Roman"/>
          <w:b/>
        </w:rPr>
        <w:t>HÌNH ẢNH</w:t>
      </w:r>
      <w:r w:rsidR="00FA6A59" w:rsidRPr="00736E6C">
        <w:rPr>
          <w:rFonts w:eastAsia="Times New Roman"/>
          <w:b/>
        </w:rPr>
        <w:fldChar w:fldCharType="begin"/>
      </w:r>
      <w:r w:rsidR="00FA6A59" w:rsidRPr="00736E6C">
        <w:rPr>
          <w:rFonts w:eastAsia="Times New Roman"/>
          <w:b/>
        </w:rPr>
        <w:instrText xml:space="preserve"> TOC \h \z \c "Hình" </w:instrText>
      </w:r>
      <w:r w:rsidR="00FA6A59" w:rsidRPr="00736E6C">
        <w:rPr>
          <w:rFonts w:eastAsia="Times New Roman"/>
          <w:b/>
        </w:rPr>
        <w:fldChar w:fldCharType="separate"/>
      </w:r>
    </w:p>
    <w:p w:rsidR="00FA6A59" w:rsidRPr="00736E6C" w:rsidRDefault="00DE0017">
      <w:pPr>
        <w:pStyle w:val="TableofFigures"/>
        <w:tabs>
          <w:tab w:val="right" w:leader="dot" w:pos="9062"/>
        </w:tabs>
        <w:rPr>
          <w:b/>
          <w:noProof/>
        </w:rPr>
      </w:pPr>
      <w:hyperlink w:anchor="_Toc119225112" w:history="1">
        <w:r w:rsidR="00FA6A59" w:rsidRPr="00736E6C">
          <w:rPr>
            <w:rStyle w:val="Hyperlink"/>
            <w:b/>
            <w:noProof/>
          </w:rPr>
          <w:t>Hình 1 Nhà Thông Minh</w:t>
        </w:r>
        <w:r w:rsidR="00FA6A59" w:rsidRPr="00736E6C">
          <w:rPr>
            <w:b/>
            <w:noProof/>
            <w:webHidden/>
          </w:rPr>
          <w:tab/>
        </w:r>
        <w:r w:rsidR="00FA6A59" w:rsidRPr="00736E6C">
          <w:rPr>
            <w:b/>
            <w:noProof/>
            <w:webHidden/>
          </w:rPr>
          <w:fldChar w:fldCharType="begin"/>
        </w:r>
        <w:r w:rsidR="00FA6A59" w:rsidRPr="00736E6C">
          <w:rPr>
            <w:b/>
            <w:noProof/>
            <w:webHidden/>
          </w:rPr>
          <w:instrText xml:space="preserve"> PAGEREF _Toc119225112 \h </w:instrText>
        </w:r>
        <w:r w:rsidR="00FA6A59" w:rsidRPr="00736E6C">
          <w:rPr>
            <w:b/>
            <w:noProof/>
            <w:webHidden/>
          </w:rPr>
        </w:r>
        <w:r w:rsidR="00FA6A59" w:rsidRPr="00736E6C">
          <w:rPr>
            <w:b/>
            <w:noProof/>
            <w:webHidden/>
          </w:rPr>
          <w:fldChar w:fldCharType="separate"/>
        </w:r>
        <w:r w:rsidR="00FA6A59" w:rsidRPr="00736E6C">
          <w:rPr>
            <w:b/>
            <w:noProof/>
            <w:webHidden/>
          </w:rPr>
          <w:t>2</w:t>
        </w:r>
        <w:r w:rsidR="00FA6A59" w:rsidRPr="00736E6C">
          <w:rPr>
            <w:b/>
            <w:noProof/>
            <w:webHidden/>
          </w:rPr>
          <w:fldChar w:fldCharType="end"/>
        </w:r>
      </w:hyperlink>
    </w:p>
    <w:p w:rsidR="00FA6A59" w:rsidRPr="00736E6C" w:rsidRDefault="00DE0017">
      <w:pPr>
        <w:pStyle w:val="TableofFigures"/>
        <w:tabs>
          <w:tab w:val="right" w:leader="dot" w:pos="9062"/>
        </w:tabs>
        <w:rPr>
          <w:b/>
          <w:noProof/>
        </w:rPr>
      </w:pPr>
      <w:hyperlink w:anchor="_Toc119225113" w:history="1">
        <w:r w:rsidR="00FA6A59" w:rsidRPr="00736E6C">
          <w:rPr>
            <w:rStyle w:val="Hyperlink"/>
            <w:b/>
            <w:noProof/>
          </w:rPr>
          <w:t>Hình 2 Bàn Thông Minh</w:t>
        </w:r>
        <w:r w:rsidR="00FA6A59" w:rsidRPr="00736E6C">
          <w:rPr>
            <w:b/>
            <w:noProof/>
            <w:webHidden/>
          </w:rPr>
          <w:tab/>
        </w:r>
        <w:r w:rsidR="00FA6A59" w:rsidRPr="00736E6C">
          <w:rPr>
            <w:b/>
            <w:noProof/>
            <w:webHidden/>
          </w:rPr>
          <w:fldChar w:fldCharType="begin"/>
        </w:r>
        <w:r w:rsidR="00FA6A59" w:rsidRPr="00736E6C">
          <w:rPr>
            <w:b/>
            <w:noProof/>
            <w:webHidden/>
          </w:rPr>
          <w:instrText xml:space="preserve"> PAGEREF _Toc119225113 \h </w:instrText>
        </w:r>
        <w:r w:rsidR="00FA6A59" w:rsidRPr="00736E6C">
          <w:rPr>
            <w:b/>
            <w:noProof/>
            <w:webHidden/>
          </w:rPr>
        </w:r>
        <w:r w:rsidR="00FA6A59" w:rsidRPr="00736E6C">
          <w:rPr>
            <w:b/>
            <w:noProof/>
            <w:webHidden/>
          </w:rPr>
          <w:fldChar w:fldCharType="separate"/>
        </w:r>
        <w:r w:rsidR="00FA6A59" w:rsidRPr="00736E6C">
          <w:rPr>
            <w:b/>
            <w:noProof/>
            <w:webHidden/>
          </w:rPr>
          <w:t>4</w:t>
        </w:r>
        <w:r w:rsidR="00FA6A59" w:rsidRPr="00736E6C">
          <w:rPr>
            <w:b/>
            <w:noProof/>
            <w:webHidden/>
          </w:rPr>
          <w:fldChar w:fldCharType="end"/>
        </w:r>
      </w:hyperlink>
    </w:p>
    <w:p w:rsidR="00FA6A59" w:rsidRPr="00736E6C" w:rsidRDefault="00DE0017">
      <w:pPr>
        <w:pStyle w:val="TableofFigures"/>
        <w:tabs>
          <w:tab w:val="right" w:leader="dot" w:pos="9062"/>
        </w:tabs>
        <w:rPr>
          <w:b/>
          <w:noProof/>
        </w:rPr>
      </w:pPr>
      <w:hyperlink w:anchor="_Toc119225114" w:history="1">
        <w:r w:rsidR="00FA6A59" w:rsidRPr="00736E6C">
          <w:rPr>
            <w:rStyle w:val="Hyperlink"/>
            <w:b/>
            <w:noProof/>
          </w:rPr>
          <w:t>Hình 3 Bánh Nhân Tạo</w:t>
        </w:r>
        <w:r w:rsidR="00FA6A59" w:rsidRPr="00736E6C">
          <w:rPr>
            <w:b/>
            <w:noProof/>
            <w:webHidden/>
          </w:rPr>
          <w:tab/>
        </w:r>
        <w:r w:rsidR="00FA6A59" w:rsidRPr="00736E6C">
          <w:rPr>
            <w:b/>
            <w:noProof/>
            <w:webHidden/>
          </w:rPr>
          <w:fldChar w:fldCharType="begin"/>
        </w:r>
        <w:r w:rsidR="00FA6A59" w:rsidRPr="00736E6C">
          <w:rPr>
            <w:b/>
            <w:noProof/>
            <w:webHidden/>
          </w:rPr>
          <w:instrText xml:space="preserve"> PAGEREF _Toc119225114 \h </w:instrText>
        </w:r>
        <w:r w:rsidR="00FA6A59" w:rsidRPr="00736E6C">
          <w:rPr>
            <w:b/>
            <w:noProof/>
            <w:webHidden/>
          </w:rPr>
        </w:r>
        <w:r w:rsidR="00FA6A59" w:rsidRPr="00736E6C">
          <w:rPr>
            <w:b/>
            <w:noProof/>
            <w:webHidden/>
          </w:rPr>
          <w:fldChar w:fldCharType="separate"/>
        </w:r>
        <w:r w:rsidR="00FA6A59" w:rsidRPr="00736E6C">
          <w:rPr>
            <w:b/>
            <w:noProof/>
            <w:webHidden/>
          </w:rPr>
          <w:t>5</w:t>
        </w:r>
        <w:r w:rsidR="00FA6A59" w:rsidRPr="00736E6C">
          <w:rPr>
            <w:b/>
            <w:noProof/>
            <w:webHidden/>
          </w:rPr>
          <w:fldChar w:fldCharType="end"/>
        </w:r>
      </w:hyperlink>
    </w:p>
    <w:p w:rsidR="00FA6A59" w:rsidRPr="00736E6C" w:rsidRDefault="00DE0017">
      <w:pPr>
        <w:pStyle w:val="TableofFigures"/>
        <w:tabs>
          <w:tab w:val="right" w:leader="dot" w:pos="9062"/>
        </w:tabs>
        <w:rPr>
          <w:b/>
          <w:noProof/>
        </w:rPr>
      </w:pPr>
      <w:hyperlink w:anchor="_Toc119225115" w:history="1">
        <w:r w:rsidR="00FA6A59" w:rsidRPr="00736E6C">
          <w:rPr>
            <w:rStyle w:val="Hyperlink"/>
            <w:b/>
            <w:noProof/>
          </w:rPr>
          <w:t>Hình 4 Công Nghệ Thục Tế Ảo</w:t>
        </w:r>
        <w:r w:rsidR="00FA6A59" w:rsidRPr="00736E6C">
          <w:rPr>
            <w:b/>
            <w:noProof/>
            <w:webHidden/>
          </w:rPr>
          <w:tab/>
        </w:r>
        <w:r w:rsidR="00FA6A59" w:rsidRPr="00736E6C">
          <w:rPr>
            <w:b/>
            <w:noProof/>
            <w:webHidden/>
          </w:rPr>
          <w:fldChar w:fldCharType="begin"/>
        </w:r>
        <w:r w:rsidR="00FA6A59" w:rsidRPr="00736E6C">
          <w:rPr>
            <w:b/>
            <w:noProof/>
            <w:webHidden/>
          </w:rPr>
          <w:instrText xml:space="preserve"> PAGEREF _Toc119225115 \h </w:instrText>
        </w:r>
        <w:r w:rsidR="00FA6A59" w:rsidRPr="00736E6C">
          <w:rPr>
            <w:b/>
            <w:noProof/>
            <w:webHidden/>
          </w:rPr>
        </w:r>
        <w:r w:rsidR="00FA6A59" w:rsidRPr="00736E6C">
          <w:rPr>
            <w:b/>
            <w:noProof/>
            <w:webHidden/>
          </w:rPr>
          <w:fldChar w:fldCharType="separate"/>
        </w:r>
        <w:r w:rsidR="00FA6A59" w:rsidRPr="00736E6C">
          <w:rPr>
            <w:b/>
            <w:noProof/>
            <w:webHidden/>
          </w:rPr>
          <w:t>6</w:t>
        </w:r>
        <w:r w:rsidR="00FA6A59" w:rsidRPr="00736E6C">
          <w:rPr>
            <w:b/>
            <w:noProof/>
            <w:webHidden/>
          </w:rPr>
          <w:fldChar w:fldCharType="end"/>
        </w:r>
      </w:hyperlink>
    </w:p>
    <w:p w:rsidR="00FA6A59" w:rsidRPr="00736E6C" w:rsidRDefault="00DE0017">
      <w:pPr>
        <w:pStyle w:val="TableofFigures"/>
        <w:tabs>
          <w:tab w:val="right" w:leader="dot" w:pos="9062"/>
        </w:tabs>
        <w:rPr>
          <w:b/>
          <w:noProof/>
        </w:rPr>
      </w:pPr>
      <w:hyperlink w:anchor="_Toc119225116" w:history="1">
        <w:r w:rsidR="00FA6A59" w:rsidRPr="00736E6C">
          <w:rPr>
            <w:rStyle w:val="Hyperlink"/>
            <w:b/>
            <w:noProof/>
          </w:rPr>
          <w:t>Hình 5 In 3D</w:t>
        </w:r>
        <w:r w:rsidR="00FA6A59" w:rsidRPr="00736E6C">
          <w:rPr>
            <w:b/>
            <w:noProof/>
            <w:webHidden/>
          </w:rPr>
          <w:tab/>
        </w:r>
        <w:r w:rsidR="00FA6A59" w:rsidRPr="00736E6C">
          <w:rPr>
            <w:b/>
            <w:noProof/>
            <w:webHidden/>
          </w:rPr>
          <w:fldChar w:fldCharType="begin"/>
        </w:r>
        <w:r w:rsidR="00FA6A59" w:rsidRPr="00736E6C">
          <w:rPr>
            <w:b/>
            <w:noProof/>
            <w:webHidden/>
          </w:rPr>
          <w:instrText xml:space="preserve"> PAGEREF _Toc119225116 \h </w:instrText>
        </w:r>
        <w:r w:rsidR="00FA6A59" w:rsidRPr="00736E6C">
          <w:rPr>
            <w:b/>
            <w:noProof/>
            <w:webHidden/>
          </w:rPr>
        </w:r>
        <w:r w:rsidR="00FA6A59" w:rsidRPr="00736E6C">
          <w:rPr>
            <w:b/>
            <w:noProof/>
            <w:webHidden/>
          </w:rPr>
          <w:fldChar w:fldCharType="separate"/>
        </w:r>
        <w:r w:rsidR="00FA6A59" w:rsidRPr="00736E6C">
          <w:rPr>
            <w:b/>
            <w:noProof/>
            <w:webHidden/>
          </w:rPr>
          <w:t>7</w:t>
        </w:r>
        <w:r w:rsidR="00FA6A59" w:rsidRPr="00736E6C">
          <w:rPr>
            <w:b/>
            <w:noProof/>
            <w:webHidden/>
          </w:rPr>
          <w:fldChar w:fldCharType="end"/>
        </w:r>
      </w:hyperlink>
    </w:p>
    <w:p w:rsidR="00FA6A59" w:rsidRPr="00736E6C" w:rsidRDefault="00DE0017">
      <w:pPr>
        <w:pStyle w:val="TableofFigures"/>
        <w:tabs>
          <w:tab w:val="right" w:leader="dot" w:pos="9062"/>
        </w:tabs>
        <w:rPr>
          <w:b/>
          <w:noProof/>
        </w:rPr>
      </w:pPr>
      <w:hyperlink w:anchor="_Toc119225117" w:history="1">
        <w:r w:rsidR="00FA6A59" w:rsidRPr="00736E6C">
          <w:rPr>
            <w:rStyle w:val="Hyperlink"/>
            <w:b/>
            <w:noProof/>
          </w:rPr>
          <w:t>Hình 6 Siêu Máy Tính</w:t>
        </w:r>
        <w:r w:rsidR="00FA6A59" w:rsidRPr="00736E6C">
          <w:rPr>
            <w:b/>
            <w:noProof/>
            <w:webHidden/>
          </w:rPr>
          <w:tab/>
        </w:r>
        <w:r w:rsidR="00FA6A59" w:rsidRPr="00736E6C">
          <w:rPr>
            <w:b/>
            <w:noProof/>
            <w:webHidden/>
          </w:rPr>
          <w:fldChar w:fldCharType="begin"/>
        </w:r>
        <w:r w:rsidR="00FA6A59" w:rsidRPr="00736E6C">
          <w:rPr>
            <w:b/>
            <w:noProof/>
            <w:webHidden/>
          </w:rPr>
          <w:instrText xml:space="preserve"> PAGEREF _Toc119225117 \h </w:instrText>
        </w:r>
        <w:r w:rsidR="00FA6A59" w:rsidRPr="00736E6C">
          <w:rPr>
            <w:b/>
            <w:noProof/>
            <w:webHidden/>
          </w:rPr>
        </w:r>
        <w:r w:rsidR="00FA6A59" w:rsidRPr="00736E6C">
          <w:rPr>
            <w:b/>
            <w:noProof/>
            <w:webHidden/>
          </w:rPr>
          <w:fldChar w:fldCharType="separate"/>
        </w:r>
        <w:r w:rsidR="00FA6A59" w:rsidRPr="00736E6C">
          <w:rPr>
            <w:b/>
            <w:noProof/>
            <w:webHidden/>
          </w:rPr>
          <w:t>8</w:t>
        </w:r>
        <w:r w:rsidR="00FA6A59" w:rsidRPr="00736E6C">
          <w:rPr>
            <w:b/>
            <w:noProof/>
            <w:webHidden/>
          </w:rPr>
          <w:fldChar w:fldCharType="end"/>
        </w:r>
      </w:hyperlink>
    </w:p>
    <w:p w:rsidR="00FA6A59" w:rsidRPr="00736E6C" w:rsidRDefault="00DE0017">
      <w:pPr>
        <w:pStyle w:val="TableofFigures"/>
        <w:tabs>
          <w:tab w:val="right" w:leader="dot" w:pos="9062"/>
        </w:tabs>
        <w:rPr>
          <w:b/>
          <w:noProof/>
        </w:rPr>
      </w:pPr>
      <w:hyperlink w:anchor="_Toc119225118" w:history="1">
        <w:r w:rsidR="00FA6A59" w:rsidRPr="00736E6C">
          <w:rPr>
            <w:rStyle w:val="Hyperlink"/>
            <w:b/>
            <w:noProof/>
          </w:rPr>
          <w:t>Hình 7 Dược Sĩ ROBOT</w:t>
        </w:r>
        <w:r w:rsidR="00FA6A59" w:rsidRPr="00736E6C">
          <w:rPr>
            <w:b/>
            <w:noProof/>
            <w:webHidden/>
          </w:rPr>
          <w:tab/>
        </w:r>
        <w:r w:rsidR="00FA6A59" w:rsidRPr="00736E6C">
          <w:rPr>
            <w:b/>
            <w:noProof/>
            <w:webHidden/>
          </w:rPr>
          <w:fldChar w:fldCharType="begin"/>
        </w:r>
        <w:r w:rsidR="00FA6A59" w:rsidRPr="00736E6C">
          <w:rPr>
            <w:b/>
            <w:noProof/>
            <w:webHidden/>
          </w:rPr>
          <w:instrText xml:space="preserve"> PAGEREF _Toc119225118 \h </w:instrText>
        </w:r>
        <w:r w:rsidR="00FA6A59" w:rsidRPr="00736E6C">
          <w:rPr>
            <w:b/>
            <w:noProof/>
            <w:webHidden/>
          </w:rPr>
        </w:r>
        <w:r w:rsidR="00FA6A59" w:rsidRPr="00736E6C">
          <w:rPr>
            <w:b/>
            <w:noProof/>
            <w:webHidden/>
          </w:rPr>
          <w:fldChar w:fldCharType="separate"/>
        </w:r>
        <w:r w:rsidR="00FA6A59" w:rsidRPr="00736E6C">
          <w:rPr>
            <w:b/>
            <w:noProof/>
            <w:webHidden/>
          </w:rPr>
          <w:t>9</w:t>
        </w:r>
        <w:r w:rsidR="00FA6A59" w:rsidRPr="00736E6C">
          <w:rPr>
            <w:b/>
            <w:noProof/>
            <w:webHidden/>
          </w:rPr>
          <w:fldChar w:fldCharType="end"/>
        </w:r>
      </w:hyperlink>
    </w:p>
    <w:p w:rsidR="00FA6A59" w:rsidRPr="00736E6C" w:rsidRDefault="00DE0017">
      <w:pPr>
        <w:pStyle w:val="TableofFigures"/>
        <w:tabs>
          <w:tab w:val="right" w:leader="dot" w:pos="9062"/>
        </w:tabs>
        <w:rPr>
          <w:b/>
          <w:noProof/>
        </w:rPr>
      </w:pPr>
      <w:hyperlink w:anchor="_Toc119225119" w:history="1">
        <w:r w:rsidR="00FA6A59" w:rsidRPr="00736E6C">
          <w:rPr>
            <w:rStyle w:val="Hyperlink"/>
            <w:b/>
            <w:noProof/>
          </w:rPr>
          <w:t>Hình 8 Mạng Lưới Internet</w:t>
        </w:r>
        <w:r w:rsidR="00FA6A59" w:rsidRPr="00736E6C">
          <w:rPr>
            <w:b/>
            <w:noProof/>
            <w:webHidden/>
          </w:rPr>
          <w:tab/>
        </w:r>
        <w:r w:rsidR="00FA6A59" w:rsidRPr="00736E6C">
          <w:rPr>
            <w:b/>
            <w:noProof/>
            <w:webHidden/>
          </w:rPr>
          <w:fldChar w:fldCharType="begin"/>
        </w:r>
        <w:r w:rsidR="00FA6A59" w:rsidRPr="00736E6C">
          <w:rPr>
            <w:b/>
            <w:noProof/>
            <w:webHidden/>
          </w:rPr>
          <w:instrText xml:space="preserve"> PAGEREF _Toc119225119 \h </w:instrText>
        </w:r>
        <w:r w:rsidR="00FA6A59" w:rsidRPr="00736E6C">
          <w:rPr>
            <w:b/>
            <w:noProof/>
            <w:webHidden/>
          </w:rPr>
        </w:r>
        <w:r w:rsidR="00FA6A59" w:rsidRPr="00736E6C">
          <w:rPr>
            <w:b/>
            <w:noProof/>
            <w:webHidden/>
          </w:rPr>
          <w:fldChar w:fldCharType="separate"/>
        </w:r>
        <w:r w:rsidR="00FA6A59" w:rsidRPr="00736E6C">
          <w:rPr>
            <w:b/>
            <w:noProof/>
            <w:webHidden/>
          </w:rPr>
          <w:t>10</w:t>
        </w:r>
        <w:r w:rsidR="00FA6A59" w:rsidRPr="00736E6C">
          <w:rPr>
            <w:b/>
            <w:noProof/>
            <w:webHidden/>
          </w:rPr>
          <w:fldChar w:fldCharType="end"/>
        </w:r>
      </w:hyperlink>
    </w:p>
    <w:p w:rsidR="00FA6A59" w:rsidRPr="00736E6C" w:rsidRDefault="00DE0017">
      <w:pPr>
        <w:pStyle w:val="TableofFigures"/>
        <w:tabs>
          <w:tab w:val="right" w:leader="dot" w:pos="9062"/>
        </w:tabs>
        <w:rPr>
          <w:b/>
          <w:noProof/>
        </w:rPr>
      </w:pPr>
      <w:hyperlink w:anchor="_Toc119225120" w:history="1">
        <w:r w:rsidR="00FA6A59" w:rsidRPr="00736E6C">
          <w:rPr>
            <w:rStyle w:val="Hyperlink"/>
            <w:b/>
            <w:noProof/>
          </w:rPr>
          <w:t>Hình 9 Ô Tô Tương Lai</w:t>
        </w:r>
        <w:r w:rsidR="00FA6A59" w:rsidRPr="00736E6C">
          <w:rPr>
            <w:b/>
            <w:noProof/>
            <w:webHidden/>
          </w:rPr>
          <w:tab/>
        </w:r>
        <w:r w:rsidR="00FA6A59" w:rsidRPr="00736E6C">
          <w:rPr>
            <w:b/>
            <w:noProof/>
            <w:webHidden/>
          </w:rPr>
          <w:fldChar w:fldCharType="begin"/>
        </w:r>
        <w:r w:rsidR="00FA6A59" w:rsidRPr="00736E6C">
          <w:rPr>
            <w:b/>
            <w:noProof/>
            <w:webHidden/>
          </w:rPr>
          <w:instrText xml:space="preserve"> PAGEREF _Toc119225120 \h </w:instrText>
        </w:r>
        <w:r w:rsidR="00FA6A59" w:rsidRPr="00736E6C">
          <w:rPr>
            <w:b/>
            <w:noProof/>
            <w:webHidden/>
          </w:rPr>
        </w:r>
        <w:r w:rsidR="00FA6A59" w:rsidRPr="00736E6C">
          <w:rPr>
            <w:b/>
            <w:noProof/>
            <w:webHidden/>
          </w:rPr>
          <w:fldChar w:fldCharType="separate"/>
        </w:r>
        <w:r w:rsidR="00FA6A59" w:rsidRPr="00736E6C">
          <w:rPr>
            <w:b/>
            <w:noProof/>
            <w:webHidden/>
          </w:rPr>
          <w:t>11</w:t>
        </w:r>
        <w:r w:rsidR="00FA6A59" w:rsidRPr="00736E6C">
          <w:rPr>
            <w:b/>
            <w:noProof/>
            <w:webHidden/>
          </w:rPr>
          <w:fldChar w:fldCharType="end"/>
        </w:r>
      </w:hyperlink>
    </w:p>
    <w:p w:rsidR="00FA6A59" w:rsidRPr="00736E6C" w:rsidRDefault="00DE0017">
      <w:pPr>
        <w:pStyle w:val="TableofFigures"/>
        <w:tabs>
          <w:tab w:val="right" w:leader="dot" w:pos="9062"/>
        </w:tabs>
        <w:rPr>
          <w:b/>
          <w:noProof/>
        </w:rPr>
      </w:pPr>
      <w:hyperlink w:anchor="_Toc119225121" w:history="1">
        <w:r w:rsidR="00FA6A59" w:rsidRPr="00736E6C">
          <w:rPr>
            <w:rStyle w:val="Hyperlink"/>
            <w:b/>
            <w:noProof/>
          </w:rPr>
          <w:t>Hình 10 Kính Đeo Mắt Thông Minh</w:t>
        </w:r>
        <w:r w:rsidR="00FA6A59" w:rsidRPr="00736E6C">
          <w:rPr>
            <w:b/>
            <w:noProof/>
            <w:webHidden/>
          </w:rPr>
          <w:tab/>
        </w:r>
        <w:r w:rsidR="00FA6A59" w:rsidRPr="00736E6C">
          <w:rPr>
            <w:b/>
            <w:noProof/>
            <w:webHidden/>
          </w:rPr>
          <w:fldChar w:fldCharType="begin"/>
        </w:r>
        <w:r w:rsidR="00FA6A59" w:rsidRPr="00736E6C">
          <w:rPr>
            <w:b/>
            <w:noProof/>
            <w:webHidden/>
          </w:rPr>
          <w:instrText xml:space="preserve"> PAGEREF _Toc119225121 \h </w:instrText>
        </w:r>
        <w:r w:rsidR="00FA6A59" w:rsidRPr="00736E6C">
          <w:rPr>
            <w:b/>
            <w:noProof/>
            <w:webHidden/>
          </w:rPr>
        </w:r>
        <w:r w:rsidR="00FA6A59" w:rsidRPr="00736E6C">
          <w:rPr>
            <w:b/>
            <w:noProof/>
            <w:webHidden/>
          </w:rPr>
          <w:fldChar w:fldCharType="separate"/>
        </w:r>
        <w:r w:rsidR="00FA6A59" w:rsidRPr="00736E6C">
          <w:rPr>
            <w:b/>
            <w:noProof/>
            <w:webHidden/>
          </w:rPr>
          <w:t>12</w:t>
        </w:r>
        <w:r w:rsidR="00FA6A59" w:rsidRPr="00736E6C">
          <w:rPr>
            <w:b/>
            <w:noProof/>
            <w:webHidden/>
          </w:rPr>
          <w:fldChar w:fldCharType="end"/>
        </w:r>
      </w:hyperlink>
    </w:p>
    <w:p w:rsidR="00B5590F" w:rsidRPr="0011587E" w:rsidRDefault="00FA6A59" w:rsidP="00736E6C">
      <w:pPr>
        <w:jc w:val="center"/>
        <w:rPr>
          <w:b/>
          <w:noProof/>
        </w:rPr>
      </w:pPr>
      <w:r w:rsidRPr="00736E6C">
        <w:rPr>
          <w:rFonts w:eastAsia="Times New Roman"/>
          <w:b/>
        </w:rPr>
        <w:fldChar w:fldCharType="end"/>
      </w:r>
      <w:r w:rsidR="0011587E">
        <w:rPr>
          <w:rFonts w:eastAsia="Times New Roman"/>
          <w:b/>
        </w:rPr>
        <w:t>BẢNG</w:t>
      </w:r>
      <w:r w:rsidR="00B5590F">
        <w:rPr>
          <w:rFonts w:eastAsia="Times New Roman"/>
          <w:b/>
        </w:rPr>
        <w:fldChar w:fldCharType="begin"/>
      </w:r>
      <w:r w:rsidR="00B5590F" w:rsidRPr="0011587E">
        <w:rPr>
          <w:rFonts w:eastAsia="Times New Roman"/>
          <w:b/>
        </w:rPr>
        <w:instrText xml:space="preserve"> TOC \h \z \c "Bảng" </w:instrText>
      </w:r>
      <w:r w:rsidR="00B5590F">
        <w:rPr>
          <w:rFonts w:eastAsia="Times New Roman"/>
          <w:b/>
        </w:rPr>
        <w:fldChar w:fldCharType="separate"/>
      </w:r>
    </w:p>
    <w:p w:rsidR="00B5590F" w:rsidRPr="00736E6C" w:rsidRDefault="00DE0017">
      <w:pPr>
        <w:pStyle w:val="TableofFigures"/>
        <w:tabs>
          <w:tab w:val="right" w:leader="dot" w:pos="9062"/>
        </w:tabs>
        <w:rPr>
          <w:rFonts w:asciiTheme="minorHAnsi" w:eastAsiaTheme="minorEastAsia" w:hAnsiTheme="minorHAnsi"/>
          <w:b/>
          <w:noProof/>
          <w:sz w:val="22"/>
        </w:rPr>
      </w:pPr>
      <w:hyperlink w:anchor="_Toc119225372" w:history="1">
        <w:r w:rsidR="00B5590F" w:rsidRPr="00736E6C">
          <w:rPr>
            <w:rStyle w:val="Hyperlink"/>
            <w:b/>
            <w:noProof/>
          </w:rPr>
          <w:t>Bảng 1</w:t>
        </w:r>
        <w:r w:rsidR="00B5590F" w:rsidRPr="00736E6C">
          <w:rPr>
            <w:b/>
            <w:noProof/>
            <w:webHidden/>
          </w:rPr>
          <w:tab/>
        </w:r>
        <w:r w:rsidR="00B5590F" w:rsidRPr="00736E6C">
          <w:rPr>
            <w:b/>
            <w:noProof/>
            <w:webHidden/>
          </w:rPr>
          <w:fldChar w:fldCharType="begin"/>
        </w:r>
        <w:r w:rsidR="00B5590F" w:rsidRPr="00736E6C">
          <w:rPr>
            <w:b/>
            <w:noProof/>
            <w:webHidden/>
          </w:rPr>
          <w:instrText xml:space="preserve"> PAGEREF _Toc119225372 \h </w:instrText>
        </w:r>
        <w:r w:rsidR="00B5590F" w:rsidRPr="00736E6C">
          <w:rPr>
            <w:b/>
            <w:noProof/>
            <w:webHidden/>
          </w:rPr>
        </w:r>
        <w:r w:rsidR="00B5590F" w:rsidRPr="00736E6C">
          <w:rPr>
            <w:b/>
            <w:noProof/>
            <w:webHidden/>
          </w:rPr>
          <w:fldChar w:fldCharType="separate"/>
        </w:r>
        <w:r w:rsidR="00B5590F" w:rsidRPr="00736E6C">
          <w:rPr>
            <w:b/>
            <w:noProof/>
            <w:webHidden/>
          </w:rPr>
          <w:t>3</w:t>
        </w:r>
        <w:r w:rsidR="00B5590F" w:rsidRPr="00736E6C">
          <w:rPr>
            <w:b/>
            <w:noProof/>
            <w:webHidden/>
          </w:rPr>
          <w:fldChar w:fldCharType="end"/>
        </w:r>
      </w:hyperlink>
    </w:p>
    <w:p w:rsidR="00B5590F" w:rsidRPr="00736E6C" w:rsidRDefault="00DE0017">
      <w:pPr>
        <w:pStyle w:val="TableofFigures"/>
        <w:tabs>
          <w:tab w:val="right" w:leader="dot" w:pos="9062"/>
        </w:tabs>
        <w:rPr>
          <w:rFonts w:asciiTheme="minorHAnsi" w:eastAsiaTheme="minorEastAsia" w:hAnsiTheme="minorHAnsi"/>
          <w:b/>
          <w:noProof/>
          <w:sz w:val="22"/>
        </w:rPr>
      </w:pPr>
      <w:hyperlink w:anchor="_Toc119225373" w:history="1">
        <w:r w:rsidR="00B5590F" w:rsidRPr="00736E6C">
          <w:rPr>
            <w:rStyle w:val="Hyperlink"/>
            <w:b/>
            <w:noProof/>
          </w:rPr>
          <w:t>Bảng 2</w:t>
        </w:r>
        <w:r w:rsidR="00B5590F" w:rsidRPr="00736E6C">
          <w:rPr>
            <w:b/>
            <w:noProof/>
            <w:webHidden/>
          </w:rPr>
          <w:tab/>
        </w:r>
        <w:r w:rsidR="00B5590F" w:rsidRPr="00736E6C">
          <w:rPr>
            <w:b/>
            <w:noProof/>
            <w:webHidden/>
          </w:rPr>
          <w:fldChar w:fldCharType="begin"/>
        </w:r>
        <w:r w:rsidR="00B5590F" w:rsidRPr="00736E6C">
          <w:rPr>
            <w:b/>
            <w:noProof/>
            <w:webHidden/>
          </w:rPr>
          <w:instrText xml:space="preserve"> PAGEREF _Toc119225373 \h </w:instrText>
        </w:r>
        <w:r w:rsidR="00B5590F" w:rsidRPr="00736E6C">
          <w:rPr>
            <w:b/>
            <w:noProof/>
            <w:webHidden/>
          </w:rPr>
        </w:r>
        <w:r w:rsidR="00B5590F" w:rsidRPr="00736E6C">
          <w:rPr>
            <w:b/>
            <w:noProof/>
            <w:webHidden/>
          </w:rPr>
          <w:fldChar w:fldCharType="separate"/>
        </w:r>
        <w:r w:rsidR="00B5590F" w:rsidRPr="00736E6C">
          <w:rPr>
            <w:b/>
            <w:noProof/>
            <w:webHidden/>
          </w:rPr>
          <w:t>10</w:t>
        </w:r>
        <w:r w:rsidR="00B5590F" w:rsidRPr="00736E6C">
          <w:rPr>
            <w:b/>
            <w:noProof/>
            <w:webHidden/>
          </w:rPr>
          <w:fldChar w:fldCharType="end"/>
        </w:r>
      </w:hyperlink>
    </w:p>
    <w:p w:rsidR="00B13220" w:rsidRDefault="00B5590F">
      <w:pPr>
        <w:rPr>
          <w:ins w:id="11" w:author="Windows User" w:date="2022-11-26T13:24:00Z"/>
          <w:rFonts w:eastAsia="Times New Roman"/>
        </w:rPr>
        <w:sectPr w:rsidR="00B13220" w:rsidSect="00074B59">
          <w:footerReference w:type="default" r:id="rId9"/>
          <w:pgSz w:w="11907" w:h="16840" w:code="9"/>
          <w:pgMar w:top="1134" w:right="1134" w:bottom="1134" w:left="1701" w:header="720" w:footer="720" w:gutter="0"/>
          <w:pgNumType w:fmt="lowerRoman"/>
          <w:cols w:space="720"/>
          <w:docGrid w:linePitch="360"/>
        </w:sectPr>
      </w:pPr>
      <w:r>
        <w:rPr>
          <w:rFonts w:eastAsia="Times New Roman"/>
        </w:rPr>
        <w:fldChar w:fldCharType="end"/>
      </w:r>
    </w:p>
    <w:p w:rsidR="00FA150D" w:rsidRDefault="00FA150D">
      <w:pPr>
        <w:rPr>
          <w:rFonts w:eastAsia="Times New Roman" w:cstheme="majorBidi"/>
          <w:b/>
          <w:bCs/>
          <w:color w:val="000000" w:themeColor="text1"/>
          <w:szCs w:val="28"/>
        </w:rPr>
      </w:pPr>
    </w:p>
    <w:p w:rsidR="00017D6C" w:rsidRPr="00C82F1B" w:rsidRDefault="008860F0" w:rsidP="001201A4">
      <w:pPr>
        <w:pStyle w:val="Heading1"/>
        <w:rPr>
          <w:rFonts w:eastAsia="Times New Roman"/>
        </w:rPr>
      </w:pPr>
      <w:bookmarkStart w:id="17" w:name="_Toc119222778"/>
      <w:r>
        <w:rPr>
          <w:rFonts w:eastAsia="Times New Roman"/>
        </w:rPr>
        <w:t>CH</w:t>
      </w:r>
      <w:r w:rsidR="001E762A">
        <w:rPr>
          <w:rFonts w:eastAsia="Times New Roman"/>
        </w:rPr>
        <w:t xml:space="preserve">ƯƠNG 1. </w:t>
      </w:r>
      <w:r w:rsidR="007C5A33" w:rsidRPr="00C82F1B">
        <w:rPr>
          <w:rFonts w:eastAsia="Times New Roman"/>
        </w:rPr>
        <w:t>HÃY CHUẨN BỊ TINH THẦN CHO MỘT NĂM ĐẦY MỚI MẺ VÀ BẤT NGỜ CỦA LÀNG CÔNG NGHỆ.</w:t>
      </w:r>
      <w:bookmarkEnd w:id="2"/>
      <w:bookmarkEnd w:id="3"/>
      <w:bookmarkEnd w:id="4"/>
      <w:bookmarkEnd w:id="5"/>
      <w:bookmarkEnd w:id="17"/>
    </w:p>
    <w:p w:rsidR="00017D6C" w:rsidRPr="00C82F1B" w:rsidRDefault="00017D6C" w:rsidP="00C82F1B">
      <w:pPr>
        <w:shd w:val="clear" w:color="auto" w:fill="FFFFFF"/>
        <w:spacing w:after="0" w:line="360" w:lineRule="auto"/>
        <w:jc w:val="both"/>
        <w:textAlignment w:val="baseline"/>
        <w:rPr>
          <w:rFonts w:eastAsia="Times New Roman" w:cs="Times New Roman"/>
          <w:color w:val="000000"/>
          <w:sz w:val="26"/>
          <w:szCs w:val="26"/>
        </w:rPr>
      </w:pP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Vậy còn những gì đang chờ đợi chúng ta trước mắt trong năm 2017 tới đây? Hãy cùng khám phá top 5 xu hướng công nghệ có tiềm năng trỗi dậy mạnh mẽ nhất trong tương lai gần nhé:</w:t>
      </w:r>
    </w:p>
    <w:p w:rsidR="00017D6C" w:rsidRPr="003D1830" w:rsidRDefault="001E762A" w:rsidP="003D1830">
      <w:pPr>
        <w:pStyle w:val="Heading2"/>
      </w:pPr>
      <w:bookmarkStart w:id="18" w:name="_Toc119219181"/>
      <w:bookmarkStart w:id="19" w:name="_Toc119219418"/>
      <w:bookmarkStart w:id="20" w:name="_Toc119219530"/>
      <w:bookmarkStart w:id="21" w:name="_Toc119219576"/>
      <w:bookmarkStart w:id="22" w:name="_Toc119222779"/>
      <w:r w:rsidRPr="003D1830">
        <w:t>1.1</w:t>
      </w:r>
      <w:r w:rsidR="0092201F" w:rsidRPr="003D1830">
        <w:t xml:space="preserve"> </w:t>
      </w:r>
      <w:r w:rsidR="00017D6C" w:rsidRPr="003D1830">
        <w:t>Internet of Things</w:t>
      </w:r>
      <w:bookmarkEnd w:id="18"/>
      <w:bookmarkEnd w:id="19"/>
      <w:bookmarkEnd w:id="20"/>
      <w:bookmarkEnd w:id="21"/>
      <w:bookmarkEnd w:id="22"/>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67ED525A" wp14:editId="167D3FEF">
            <wp:extent cx="5670000" cy="3780000"/>
            <wp:effectExtent l="0" t="0" r="6985" b="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0000" cy="3780000"/>
                    </a:xfrm>
                    <a:prstGeom prst="rect">
                      <a:avLst/>
                    </a:prstGeom>
                    <a:noFill/>
                    <a:ln>
                      <a:noFill/>
                    </a:ln>
                  </pic:spPr>
                </pic:pic>
              </a:graphicData>
            </a:graphic>
          </wp:inline>
        </w:drawing>
      </w:r>
    </w:p>
    <w:p w:rsidR="00211992" w:rsidRDefault="004D54E9" w:rsidP="004D54E9">
      <w:pPr>
        <w:pStyle w:val="Caption"/>
        <w:rPr>
          <w:rFonts w:eastAsia="Times New Roman" w:cs="Times New Roman"/>
          <w:color w:val="222222"/>
          <w:sz w:val="26"/>
          <w:szCs w:val="26"/>
        </w:rPr>
      </w:pPr>
      <w:bookmarkStart w:id="23" w:name="_Toc119225112"/>
      <w:r>
        <w:t xml:space="preserve">Hình </w:t>
      </w:r>
      <w:fldSimple w:instr=" SEQ Hình \* ARABIC ">
        <w:r w:rsidR="00C716A7">
          <w:rPr>
            <w:noProof/>
          </w:rPr>
          <w:t>1</w:t>
        </w:r>
      </w:fldSimple>
      <w:r w:rsidR="00C716A7">
        <w:t xml:space="preserve"> Nhà Thông Minh</w:t>
      </w:r>
      <w:bookmarkEnd w:id="23"/>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lastRenderedPageBreak/>
        <w:t>Internet of Things (IoT) thực chất đã tồn tại từ nhiều năm nay, nhưng tại sao nó mãi không trở nên phổ biến? Lý do thực sự nằm ở tiềm năng hiện thực hóa và triển khai một cách liền mạch, thống nhất vẫn chưa được tối ưu. Về lý thuyết, IoT là hệ sinh thái kết nối toàn bộ các thiết bị với nhau, đồng bộ một cách toàn diện nhất. Tuy nhiên, đạt đến độ lý tưởng về mọi mặt thì vẫn đang là đích đến bị bỏ ngỏ, dù chúng ta đã và đang dần thu được nhiều bước tiến triển đáng kể trong thời gian vừa qua.</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Hãy lấy môi trường nhà ở thông minh làm một ví dụ. Trong những năm trước đây, ý tưởng về kết nối không dây tạo nên một hệ sinh thái đã được đầu tư, nhưng cuối 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một trung tâm điều khiển nhất định.</w:t>
      </w:r>
    </w:p>
    <w:tbl>
      <w:tblPr>
        <w:tblStyle w:val="TableGrid"/>
        <w:tblW w:w="0" w:type="auto"/>
        <w:tblLook w:val="04A0" w:firstRow="1" w:lastRow="0" w:firstColumn="1" w:lastColumn="0" w:noHBand="0" w:noVBand="1"/>
      </w:tblPr>
      <w:tblGrid>
        <w:gridCol w:w="1548"/>
        <w:gridCol w:w="1548"/>
        <w:gridCol w:w="1548"/>
        <w:gridCol w:w="1548"/>
        <w:gridCol w:w="1548"/>
        <w:gridCol w:w="1548"/>
      </w:tblGrid>
      <w:tr w:rsidR="00E77CBD" w:rsidTr="00E77CBD">
        <w:tc>
          <w:tcPr>
            <w:tcW w:w="1548" w:type="dxa"/>
          </w:tcPr>
          <w:p w:rsidR="00E77CBD" w:rsidRDefault="00E77CBD">
            <w:pPr>
              <w:rPr>
                <w:bdr w:val="none" w:sz="0" w:space="0" w:color="auto" w:frame="1"/>
              </w:rPr>
            </w:pPr>
            <w:bookmarkStart w:id="24" w:name="_Toc119219182"/>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r>
      <w:tr w:rsidR="00E77CBD" w:rsidTr="00E77CBD">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r>
      <w:tr w:rsidR="00E77CBD" w:rsidTr="00E77CBD">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r>
      <w:tr w:rsidR="00E77CBD" w:rsidTr="00E77CBD">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c>
          <w:tcPr>
            <w:tcW w:w="1548" w:type="dxa"/>
          </w:tcPr>
          <w:p w:rsidR="00E77CBD" w:rsidRDefault="00E77CBD">
            <w:pPr>
              <w:rPr>
                <w:bdr w:val="none" w:sz="0" w:space="0" w:color="auto" w:frame="1"/>
              </w:rPr>
            </w:pPr>
          </w:p>
        </w:tc>
      </w:tr>
    </w:tbl>
    <w:p w:rsidR="00B64D71" w:rsidRDefault="00B5590F" w:rsidP="00B5590F">
      <w:pPr>
        <w:pStyle w:val="Caption"/>
        <w:rPr>
          <w:rFonts w:eastAsia="Times New Roman" w:cs="Times New Roman"/>
          <w:b w:val="0"/>
          <w:bCs w:val="0"/>
          <w:sz w:val="26"/>
          <w:szCs w:val="36"/>
          <w:bdr w:val="none" w:sz="0" w:space="0" w:color="auto" w:frame="1"/>
        </w:rPr>
      </w:pPr>
      <w:bookmarkStart w:id="25" w:name="_Toc119225372"/>
      <w:r>
        <w:t xml:space="preserve">Bảng </w:t>
      </w:r>
      <w:fldSimple w:instr=" SEQ Bảng \* ARABIC ">
        <w:r>
          <w:rPr>
            <w:noProof/>
          </w:rPr>
          <w:t>1</w:t>
        </w:r>
        <w:bookmarkEnd w:id="25"/>
      </w:fldSimple>
      <w:r w:rsidR="00B64D71">
        <w:rPr>
          <w:bdr w:val="none" w:sz="0" w:space="0" w:color="auto" w:frame="1"/>
        </w:rPr>
        <w:br w:type="page"/>
      </w:r>
    </w:p>
    <w:p w:rsidR="00017D6C" w:rsidRPr="00C82F1B" w:rsidRDefault="001E762A" w:rsidP="00454BFB">
      <w:pPr>
        <w:pStyle w:val="Heading2"/>
      </w:pPr>
      <w:bookmarkStart w:id="26" w:name="_Toc119219419"/>
      <w:bookmarkStart w:id="27" w:name="_Toc119219531"/>
      <w:bookmarkStart w:id="28" w:name="_Toc119219577"/>
      <w:bookmarkStart w:id="29" w:name="_Toc119222780"/>
      <w:r>
        <w:rPr>
          <w:bdr w:val="none" w:sz="0" w:space="0" w:color="auto" w:frame="1"/>
        </w:rPr>
        <w:lastRenderedPageBreak/>
        <w:t>1.2</w:t>
      </w:r>
      <w:r w:rsidR="0092201F">
        <w:rPr>
          <w:bdr w:val="none" w:sz="0" w:space="0" w:color="auto" w:frame="1"/>
        </w:rPr>
        <w:t xml:space="preserve"> </w:t>
      </w:r>
      <w:r w:rsidR="00017D6C" w:rsidRPr="00C82F1B">
        <w:rPr>
          <w:bdr w:val="none" w:sz="0" w:space="0" w:color="auto" w:frame="1"/>
        </w:rPr>
        <w:t>Trí tuệ nhân tạo (AI) và cơ chế tự động hóa toàn diện</w:t>
      </w:r>
      <w:bookmarkEnd w:id="24"/>
      <w:bookmarkEnd w:id="26"/>
      <w:bookmarkEnd w:id="27"/>
      <w:bookmarkEnd w:id="28"/>
      <w:bookmarkEnd w:id="29"/>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5E0A6341" wp14:editId="4F8E8DA1">
            <wp:extent cx="5738884" cy="3825923"/>
            <wp:effectExtent l="0" t="0" r="0" b="3175"/>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8231" cy="3825488"/>
                    </a:xfrm>
                    <a:prstGeom prst="rect">
                      <a:avLst/>
                    </a:prstGeom>
                    <a:noFill/>
                    <a:ln>
                      <a:noFill/>
                    </a:ln>
                  </pic:spPr>
                </pic:pic>
              </a:graphicData>
            </a:graphic>
          </wp:inline>
        </w:drawing>
      </w:r>
    </w:p>
    <w:p w:rsidR="00211992" w:rsidRDefault="000917C7" w:rsidP="000917C7">
      <w:pPr>
        <w:pStyle w:val="Caption"/>
        <w:rPr>
          <w:rFonts w:eastAsia="Times New Roman" w:cs="Times New Roman"/>
          <w:color w:val="222222"/>
          <w:sz w:val="26"/>
          <w:szCs w:val="26"/>
        </w:rPr>
      </w:pPr>
      <w:bookmarkStart w:id="30" w:name="_Toc119225113"/>
      <w:r>
        <w:t xml:space="preserve">Hình </w:t>
      </w:r>
      <w:fldSimple w:instr=" SEQ Hình \* ARABIC ">
        <w:r w:rsidR="00C716A7">
          <w:rPr>
            <w:noProof/>
          </w:rPr>
          <w:t>2</w:t>
        </w:r>
      </w:fldSimple>
      <w:r w:rsidR="00050BF2">
        <w:t xml:space="preserve"> Bàn Thông Minh</w:t>
      </w:r>
      <w:bookmarkEnd w:id="30"/>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Nhiều nền tảng dịch vụ online cũng sẽ được hoàn thiện nhanh chóng nhờ vào công nghệ AI có khả năng nhận thức được hoàn cảnh được đề cập đến hiện tại. Ngày càng nhiều công việc được đảm nhận bởi máy móc tự động, đồng thời hệ thống cũng có thể tự phát hiện và đánh giá sở thích, thói quen của người dùng sau một thời gian sử dụng mà không cần phải nhập dữ liệu hay gợi ý cho chúng.</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B64D71" w:rsidRDefault="00B64D71">
      <w:pPr>
        <w:rPr>
          <w:rFonts w:eastAsia="Times New Roman" w:cs="Times New Roman"/>
          <w:b/>
          <w:bCs/>
          <w:sz w:val="26"/>
          <w:szCs w:val="36"/>
          <w:bdr w:val="none" w:sz="0" w:space="0" w:color="auto" w:frame="1"/>
        </w:rPr>
      </w:pPr>
      <w:bookmarkStart w:id="31" w:name="_Toc119219183"/>
      <w:r>
        <w:rPr>
          <w:bdr w:val="none" w:sz="0" w:space="0" w:color="auto" w:frame="1"/>
        </w:rPr>
        <w:br w:type="page"/>
      </w:r>
    </w:p>
    <w:p w:rsidR="00017D6C" w:rsidRPr="00C82F1B" w:rsidRDefault="001E762A" w:rsidP="00454BFB">
      <w:pPr>
        <w:pStyle w:val="Heading2"/>
      </w:pPr>
      <w:bookmarkStart w:id="32" w:name="_Toc119219420"/>
      <w:bookmarkStart w:id="33" w:name="_Toc119219532"/>
      <w:bookmarkStart w:id="34" w:name="_Toc119219578"/>
      <w:bookmarkStart w:id="35" w:name="_Toc119222781"/>
      <w:r>
        <w:rPr>
          <w:bdr w:val="none" w:sz="0" w:space="0" w:color="auto" w:frame="1"/>
        </w:rPr>
        <w:lastRenderedPageBreak/>
        <w:t xml:space="preserve">1.3 </w:t>
      </w:r>
      <w:r w:rsidR="00017D6C" w:rsidRPr="00C82F1B">
        <w:rPr>
          <w:bdr w:val="none" w:sz="0" w:space="0" w:color="auto" w:frame="1"/>
        </w:rPr>
        <w:t>Thức ăn tổng hợp nhân tạo</w:t>
      </w:r>
      <w:bookmarkEnd w:id="31"/>
      <w:bookmarkEnd w:id="32"/>
      <w:bookmarkEnd w:id="33"/>
      <w:bookmarkEnd w:id="34"/>
      <w:bookmarkEnd w:id="35"/>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2ADC2B3D" wp14:editId="5B737D27">
            <wp:extent cx="5755496" cy="3816626"/>
            <wp:effectExtent l="0" t="0" r="0" b="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9278" cy="3825765"/>
                    </a:xfrm>
                    <a:prstGeom prst="rect">
                      <a:avLst/>
                    </a:prstGeom>
                    <a:noFill/>
                    <a:ln>
                      <a:noFill/>
                    </a:ln>
                  </pic:spPr>
                </pic:pic>
              </a:graphicData>
            </a:graphic>
          </wp:inline>
        </w:drawing>
      </w:r>
    </w:p>
    <w:p w:rsidR="000917C7" w:rsidRDefault="000917C7" w:rsidP="000917C7">
      <w:pPr>
        <w:pStyle w:val="Caption"/>
        <w:rPr>
          <w:rFonts w:eastAsia="Times New Roman" w:cs="Times New Roman"/>
          <w:color w:val="222222"/>
          <w:sz w:val="26"/>
          <w:szCs w:val="26"/>
        </w:rPr>
      </w:pPr>
      <w:bookmarkStart w:id="36" w:name="_Toc119225114"/>
      <w:r>
        <w:t xml:space="preserve">Hình </w:t>
      </w:r>
      <w:fldSimple w:instr=" SEQ Hình \* ARABIC ">
        <w:r w:rsidR="00C716A7">
          <w:rPr>
            <w:noProof/>
          </w:rPr>
          <w:t>3</w:t>
        </w:r>
      </w:fldSimple>
      <w:r w:rsidR="00050BF2">
        <w:t xml:space="preserve"> Bánh Nhân Tạo</w:t>
      </w:r>
      <w:bookmarkEnd w:id="36"/>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thiết cho một người bình thường, chỉ bị một nhược điểm duy nhất: mùi vị không được ngon miệng cho lắm.</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tương tự khi ra mắt bánh hamburger hoàn toàn làm từ thực vật nhưng có mùi vị rất ngon miệng như bình thường.</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 xml:space="preserve">Một vài tên tuổi khác thì lại chọn cách phát triển các sản phẩm nuôi cấy từ phòng thí nghiệm, như "trồng" thịt và trứng nhân tạo. Có vẻ như người tiêu dùng sẽ </w:t>
      </w:r>
      <w:r w:rsidRPr="00C82F1B">
        <w:rPr>
          <w:rFonts w:eastAsia="Times New Roman" w:cs="Times New Roman"/>
          <w:color w:val="222222"/>
          <w:sz w:val="26"/>
          <w:szCs w:val="26"/>
        </w:rPr>
        <w:lastRenderedPageBreak/>
        <w:t>sớm được trải nghiệm một thị trường thức ăn tổng hợp đầy đa dạng trong tương lai gần.</w:t>
      </w:r>
    </w:p>
    <w:p w:rsidR="00017D6C" w:rsidRPr="00C82F1B" w:rsidRDefault="0092201F" w:rsidP="00454BFB">
      <w:pPr>
        <w:pStyle w:val="Heading2"/>
      </w:pPr>
      <w:bookmarkStart w:id="37" w:name="_Toc119219184"/>
      <w:bookmarkStart w:id="38" w:name="_Toc119219421"/>
      <w:bookmarkStart w:id="39" w:name="_Toc119219533"/>
      <w:bookmarkStart w:id="40" w:name="_Toc119219579"/>
      <w:bookmarkStart w:id="41" w:name="_Toc119222782"/>
      <w:r>
        <w:rPr>
          <w:bdr w:val="none" w:sz="0" w:space="0" w:color="auto" w:frame="1"/>
        </w:rPr>
        <w:t xml:space="preserve">1.4 </w:t>
      </w:r>
      <w:r w:rsidR="00017D6C" w:rsidRPr="00C82F1B">
        <w:rPr>
          <w:bdr w:val="none" w:sz="0" w:space="0" w:color="auto" w:frame="1"/>
        </w:rPr>
        <w:t>Thế giới thực-ảo lẫn lộn</w:t>
      </w:r>
      <w:bookmarkEnd w:id="37"/>
      <w:bookmarkEnd w:id="38"/>
      <w:bookmarkEnd w:id="39"/>
      <w:bookmarkEnd w:id="40"/>
      <w:bookmarkEnd w:id="41"/>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789531A2" wp14:editId="0E9E0658">
            <wp:extent cx="5754758" cy="3836505"/>
            <wp:effectExtent l="0" t="0" r="0" b="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2103" cy="3834735"/>
                    </a:xfrm>
                    <a:prstGeom prst="rect">
                      <a:avLst/>
                    </a:prstGeom>
                    <a:noFill/>
                    <a:ln>
                      <a:noFill/>
                    </a:ln>
                  </pic:spPr>
                </pic:pic>
              </a:graphicData>
            </a:graphic>
          </wp:inline>
        </w:drawing>
      </w:r>
    </w:p>
    <w:p w:rsidR="000917C7" w:rsidRDefault="00D141BB" w:rsidP="00D141BB">
      <w:pPr>
        <w:pStyle w:val="Caption"/>
        <w:rPr>
          <w:rFonts w:eastAsia="Times New Roman" w:cs="Times New Roman"/>
          <w:color w:val="222222"/>
          <w:sz w:val="26"/>
          <w:szCs w:val="26"/>
        </w:rPr>
      </w:pPr>
      <w:bookmarkStart w:id="42" w:name="_Toc119225115"/>
      <w:r>
        <w:t xml:space="preserve">Hình </w:t>
      </w:r>
      <w:fldSimple w:instr=" SEQ Hình \* ARABIC ">
        <w:r w:rsidR="00C716A7">
          <w:rPr>
            <w:noProof/>
          </w:rPr>
          <w:t>4</w:t>
        </w:r>
      </w:fldSimple>
      <w:r w:rsidR="008812A6">
        <w:t xml:space="preserve"> Công Nghệ Thục Tế Ảo</w:t>
      </w:r>
      <w:bookmarkEnd w:id="42"/>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C87917" w:rsidRDefault="00C87917">
      <w:pPr>
        <w:rPr>
          <w:rFonts w:eastAsia="Times New Roman" w:cs="Times New Roman"/>
          <w:b/>
          <w:bCs/>
          <w:sz w:val="26"/>
          <w:szCs w:val="36"/>
          <w:bdr w:val="none" w:sz="0" w:space="0" w:color="auto" w:frame="1"/>
        </w:rPr>
      </w:pPr>
      <w:bookmarkStart w:id="43" w:name="_Toc119219185"/>
      <w:bookmarkStart w:id="44" w:name="_Toc119219422"/>
      <w:bookmarkStart w:id="45" w:name="_Toc119219534"/>
      <w:bookmarkStart w:id="46" w:name="_Toc119219580"/>
      <w:r>
        <w:rPr>
          <w:bdr w:val="none" w:sz="0" w:space="0" w:color="auto" w:frame="1"/>
        </w:rPr>
        <w:lastRenderedPageBreak/>
        <w:br w:type="page"/>
      </w:r>
    </w:p>
    <w:p w:rsidR="00017D6C" w:rsidRPr="00C82F1B" w:rsidRDefault="0092201F" w:rsidP="00454BFB">
      <w:pPr>
        <w:pStyle w:val="Heading2"/>
      </w:pPr>
      <w:bookmarkStart w:id="47" w:name="_Toc119222783"/>
      <w:r>
        <w:rPr>
          <w:bdr w:val="none" w:sz="0" w:space="0" w:color="auto" w:frame="1"/>
        </w:rPr>
        <w:lastRenderedPageBreak/>
        <w:t xml:space="preserve">1.5 </w:t>
      </w:r>
      <w:r w:rsidR="00017D6C" w:rsidRPr="00C82F1B">
        <w:rPr>
          <w:bdr w:val="none" w:sz="0" w:space="0" w:color="auto" w:frame="1"/>
        </w:rPr>
        <w:t>Chuẩn mực in 3D</w:t>
      </w:r>
      <w:bookmarkEnd w:id="43"/>
      <w:bookmarkEnd w:id="44"/>
      <w:bookmarkEnd w:id="45"/>
      <w:bookmarkEnd w:id="46"/>
      <w:bookmarkEnd w:id="47"/>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5F66266C" wp14:editId="6CDCEFDF">
            <wp:extent cx="5695122" cy="3756992"/>
            <wp:effectExtent l="0" t="0" r="1270" b="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2494" cy="3755258"/>
                    </a:xfrm>
                    <a:prstGeom prst="rect">
                      <a:avLst/>
                    </a:prstGeom>
                    <a:noFill/>
                    <a:ln>
                      <a:noFill/>
                    </a:ln>
                  </pic:spPr>
                </pic:pic>
              </a:graphicData>
            </a:graphic>
          </wp:inline>
        </w:drawing>
      </w:r>
    </w:p>
    <w:p w:rsidR="00D141BB" w:rsidRDefault="00D141BB" w:rsidP="00D141BB">
      <w:pPr>
        <w:pStyle w:val="Caption"/>
        <w:rPr>
          <w:rFonts w:eastAsia="Times New Roman" w:cs="Times New Roman"/>
          <w:color w:val="222222"/>
          <w:sz w:val="26"/>
          <w:szCs w:val="26"/>
        </w:rPr>
      </w:pPr>
      <w:bookmarkStart w:id="48" w:name="_Toc119225116"/>
      <w:r>
        <w:t xml:space="preserve">Hình </w:t>
      </w:r>
      <w:fldSimple w:instr=" SEQ Hình \* ARABIC ">
        <w:r w:rsidR="00C716A7">
          <w:rPr>
            <w:noProof/>
          </w:rPr>
          <w:t>5</w:t>
        </w:r>
      </w:fldSimple>
      <w:r w:rsidR="001D67C0">
        <w:t xml:space="preserve"> In 3D</w:t>
      </w:r>
      <w:bookmarkEnd w:id="48"/>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p w:rsidR="00C87917" w:rsidRDefault="00C87917">
      <w:pPr>
        <w:rPr>
          <w:rFonts w:eastAsiaTheme="majorEastAsia" w:cstheme="majorBidi"/>
          <w:b/>
          <w:bCs/>
          <w:color w:val="000000" w:themeColor="text1"/>
          <w:szCs w:val="28"/>
        </w:rPr>
      </w:pPr>
      <w:bookmarkStart w:id="49" w:name="_Toc119219186"/>
      <w:bookmarkStart w:id="50" w:name="_Toc119219423"/>
      <w:bookmarkStart w:id="51" w:name="_Toc119219535"/>
      <w:bookmarkStart w:id="52" w:name="_Toc119219581"/>
      <w:r>
        <w:br w:type="page"/>
      </w:r>
    </w:p>
    <w:p w:rsidR="00017D6C" w:rsidRPr="00C82F1B" w:rsidRDefault="00131192" w:rsidP="00454BFB">
      <w:pPr>
        <w:pStyle w:val="Heading1"/>
        <w:rPr>
          <w:color w:val="222222"/>
        </w:rPr>
      </w:pPr>
      <w:bookmarkStart w:id="53" w:name="_Toc119222784"/>
      <w:r w:rsidRPr="003012B6">
        <w:lastRenderedPageBreak/>
        <w:t>CHƯƠNG 2</w:t>
      </w:r>
      <w:r w:rsidR="00454BFB">
        <w:t>.</w:t>
      </w:r>
      <w:r>
        <w:t xml:space="preserve"> </w:t>
      </w:r>
      <w:hyperlink r:id="rId15" w:tgtFrame="_blank" w:history="1">
        <w:r w:rsidR="007C5A33" w:rsidRPr="00C82F1B">
          <w:rPr>
            <w:bdr w:val="none" w:sz="0" w:space="0" w:color="auto" w:frame="1"/>
          </w:rPr>
          <w:t>DỰ BÁO 10 CỘT MỐC ĐỘT PHÁ CÔNG NGHỆ SẼ THAY ĐỔI TƯƠNG LAI LOÀI NGƯỜI TRONG 10 NĂM TỚI</w:t>
        </w:r>
        <w:bookmarkEnd w:id="49"/>
        <w:bookmarkEnd w:id="50"/>
        <w:bookmarkEnd w:id="51"/>
        <w:bookmarkEnd w:id="52"/>
        <w:bookmarkEnd w:id="53"/>
      </w:hyperlink>
    </w:p>
    <w:p w:rsidR="00017D6C" w:rsidRPr="00C82F1B" w:rsidRDefault="00017D6C" w:rsidP="005B74E2">
      <w:pPr>
        <w:spacing w:after="0" w:line="360" w:lineRule="auto"/>
        <w:ind w:firstLine="720"/>
        <w:jc w:val="both"/>
        <w:rPr>
          <w:rFonts w:cs="Times New Roman"/>
          <w:sz w:val="26"/>
          <w:szCs w:val="26"/>
        </w:rPr>
      </w:pPr>
      <w:r w:rsidRPr="00C82F1B">
        <w:rPr>
          <w:rFonts w:cs="Times New Roman"/>
          <w:sz w:val="26"/>
          <w:szCs w:val="26"/>
        </w:rPr>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C82F1B" w:rsidRDefault="00017D6C" w:rsidP="005B74E2">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C82F1B" w:rsidRDefault="006E60BC" w:rsidP="00454BFB">
      <w:pPr>
        <w:pStyle w:val="Heading2"/>
      </w:pPr>
      <w:bookmarkStart w:id="54" w:name="_Toc119219187"/>
      <w:bookmarkStart w:id="55" w:name="_Toc119219424"/>
      <w:bookmarkStart w:id="56" w:name="_Toc119219536"/>
      <w:bookmarkStart w:id="57" w:name="_Toc119219582"/>
      <w:bookmarkStart w:id="58" w:name="_Toc119222785"/>
      <w:r>
        <w:rPr>
          <w:bdr w:val="none" w:sz="0" w:space="0" w:color="auto" w:frame="1"/>
        </w:rPr>
        <w:t xml:space="preserve">2.1 </w:t>
      </w:r>
      <w:r w:rsidR="00017D6C" w:rsidRPr="00C82F1B">
        <w:rPr>
          <w:bdr w:val="none" w:sz="0" w:space="0" w:color="auto" w:frame="1"/>
        </w:rPr>
        <w:t>Năm 2018 - 90% dân số sẽ được lưu trữ dữ liệu không giới hạn</w:t>
      </w:r>
      <w:bookmarkEnd w:id="54"/>
      <w:bookmarkEnd w:id="55"/>
      <w:bookmarkEnd w:id="56"/>
      <w:bookmarkEnd w:id="57"/>
      <w:bookmarkEnd w:id="58"/>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72EB3AC4" wp14:editId="453A5BAD">
            <wp:extent cx="5703587" cy="3160644"/>
            <wp:effectExtent l="0" t="0" r="0" b="1905"/>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00952" cy="3159184"/>
                    </a:xfrm>
                    <a:prstGeom prst="rect">
                      <a:avLst/>
                    </a:prstGeom>
                    <a:noFill/>
                    <a:ln>
                      <a:noFill/>
                    </a:ln>
                  </pic:spPr>
                </pic:pic>
              </a:graphicData>
            </a:graphic>
          </wp:inline>
        </w:drawing>
      </w:r>
    </w:p>
    <w:p w:rsidR="00D141BB" w:rsidRPr="00D141BB" w:rsidRDefault="00D141BB" w:rsidP="00D141BB">
      <w:pPr>
        <w:pStyle w:val="Caption"/>
      </w:pPr>
      <w:bookmarkStart w:id="59" w:name="_Toc119225117"/>
      <w:r>
        <w:t xml:space="preserve">Hình </w:t>
      </w:r>
      <w:fldSimple w:instr=" SEQ Hình \* ARABIC ">
        <w:r w:rsidR="00C716A7">
          <w:rPr>
            <w:noProof/>
          </w:rPr>
          <w:t>6</w:t>
        </w:r>
      </w:fldSimple>
      <w:r w:rsidR="001D67C0">
        <w:t xml:space="preserve"> Siêu Máy Tính</w:t>
      </w:r>
      <w:bookmarkEnd w:id="59"/>
    </w:p>
    <w:p w:rsidR="00017D6C" w:rsidRPr="00C82F1B" w:rsidRDefault="00017D6C" w:rsidP="006C4A87">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p w:rsidR="00017D6C" w:rsidRPr="00C82F1B" w:rsidRDefault="00017D6C" w:rsidP="006C4A87">
      <w:pPr>
        <w:shd w:val="clear" w:color="auto" w:fill="F3F3F3"/>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Cơ sở dữ liệu khổng lồ của Google đảm bảo lưu trữ cho hàng triệu người dùng Internet</w:t>
      </w:r>
    </w:p>
    <w:p w:rsidR="00017D6C" w:rsidRPr="00C82F1B" w:rsidRDefault="00017D6C" w:rsidP="00A60AA8">
      <w:pPr>
        <w:shd w:val="clear" w:color="auto" w:fill="FFFFFF"/>
        <w:spacing w:after="0" w:line="360" w:lineRule="auto"/>
        <w:jc w:val="both"/>
        <w:textAlignment w:val="baseline"/>
        <w:rPr>
          <w:rFonts w:eastAsia="Times New Roman" w:cs="Times New Roman"/>
          <w:color w:val="222222"/>
          <w:sz w:val="26"/>
          <w:szCs w:val="26"/>
        </w:rPr>
      </w:pPr>
      <w:r w:rsidRPr="00C82F1B">
        <w:rPr>
          <w:rFonts w:eastAsia="Times New Roman" w:cs="Times New Roman"/>
          <w:color w:val="222222"/>
          <w:sz w:val="26"/>
          <w:szCs w:val="26"/>
        </w:rPr>
        <w:lastRenderedPageBreak/>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p w:rsidR="00017D6C" w:rsidRPr="0018699A" w:rsidRDefault="006E60BC" w:rsidP="0018699A">
      <w:pPr>
        <w:rPr>
          <w:rFonts w:eastAsia="Times New Roman" w:cs="Times New Roman"/>
          <w:b/>
          <w:bCs/>
          <w:sz w:val="26"/>
          <w:szCs w:val="36"/>
          <w:bdr w:val="none" w:sz="0" w:space="0" w:color="auto" w:frame="1"/>
        </w:rPr>
      </w:pPr>
      <w:bookmarkStart w:id="60" w:name="_Toc119219188"/>
      <w:bookmarkStart w:id="61" w:name="_Toc119219425"/>
      <w:bookmarkStart w:id="62" w:name="_Toc119219537"/>
      <w:bookmarkStart w:id="63" w:name="_Toc119219583"/>
      <w:r>
        <w:rPr>
          <w:b/>
          <w:bCs/>
          <w:bdr w:val="none" w:sz="0" w:space="0" w:color="auto" w:frame="1"/>
        </w:rPr>
        <w:t>2.2</w:t>
      </w:r>
      <w:r w:rsidR="00131192">
        <w:rPr>
          <w:b/>
          <w:bCs/>
          <w:bdr w:val="none" w:sz="0" w:space="0" w:color="auto" w:frame="1"/>
        </w:rPr>
        <w:t xml:space="preserve"> </w:t>
      </w:r>
      <w:r w:rsidR="00017D6C" w:rsidRPr="00C82F1B">
        <w:rPr>
          <w:b/>
          <w:bCs/>
          <w:bdr w:val="none" w:sz="0" w:space="0" w:color="auto" w:frame="1"/>
        </w:rPr>
        <w:t>Năm 2021 - Dược sĩ robot đầu tiên xuất hiện</w:t>
      </w:r>
      <w:bookmarkEnd w:id="60"/>
      <w:bookmarkEnd w:id="61"/>
      <w:bookmarkEnd w:id="62"/>
      <w:bookmarkEnd w:id="63"/>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6ADBDA08" wp14:editId="0F484B1D">
            <wp:extent cx="5762954" cy="4319516"/>
            <wp:effectExtent l="0" t="0" r="9525" b="508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2954" cy="4319516"/>
                    </a:xfrm>
                    <a:prstGeom prst="rect">
                      <a:avLst/>
                    </a:prstGeom>
                    <a:noFill/>
                    <a:ln>
                      <a:noFill/>
                    </a:ln>
                  </pic:spPr>
                </pic:pic>
              </a:graphicData>
            </a:graphic>
          </wp:inline>
        </w:drawing>
      </w:r>
    </w:p>
    <w:p w:rsidR="00D141BB" w:rsidRDefault="00D141BB" w:rsidP="00D141BB">
      <w:pPr>
        <w:pStyle w:val="Caption"/>
        <w:rPr>
          <w:rFonts w:eastAsia="Times New Roman" w:cs="Times New Roman"/>
          <w:color w:val="222222"/>
          <w:sz w:val="26"/>
          <w:szCs w:val="26"/>
        </w:rPr>
      </w:pPr>
      <w:bookmarkStart w:id="64" w:name="_Toc119225118"/>
      <w:r>
        <w:t xml:space="preserve">Hình </w:t>
      </w:r>
      <w:fldSimple w:instr=" SEQ Hình \* ARABIC ">
        <w:r w:rsidR="00C716A7">
          <w:rPr>
            <w:noProof/>
          </w:rPr>
          <w:t>7</w:t>
        </w:r>
      </w:fldSimple>
      <w:r w:rsidR="005B5E4C">
        <w:t xml:space="preserve"> Dược Sĩ ROBOT</w:t>
      </w:r>
      <w:bookmarkEnd w:id="64"/>
    </w:p>
    <w:p w:rsidR="00017D6C" w:rsidRPr="00C82F1B" w:rsidRDefault="00017D6C" w:rsidP="00A60AA8">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C82F1B" w:rsidRDefault="00017D6C" w:rsidP="00A60AA8">
      <w:pPr>
        <w:shd w:val="clear" w:color="auto" w:fill="F3F3F3"/>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Robot giúp phân loại, cấp phát thuốc chính xác ở trung tâm y tế UCFS</w:t>
      </w:r>
    </w:p>
    <w:p w:rsidR="00017D6C" w:rsidRPr="00C82F1B" w:rsidRDefault="00017D6C" w:rsidP="00C82F1B">
      <w:pPr>
        <w:shd w:val="clear" w:color="auto" w:fill="FFFFFF"/>
        <w:spacing w:after="0" w:line="360" w:lineRule="auto"/>
        <w:jc w:val="both"/>
        <w:textAlignment w:val="baseline"/>
        <w:rPr>
          <w:rFonts w:eastAsia="Times New Roman" w:cs="Times New Roman"/>
          <w:color w:val="222222"/>
          <w:sz w:val="26"/>
          <w:szCs w:val="26"/>
        </w:rPr>
      </w:pPr>
      <w:r w:rsidRPr="00C82F1B">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p w:rsidR="00B64D71" w:rsidRDefault="00B64D71">
      <w:pPr>
        <w:rPr>
          <w:rFonts w:eastAsia="Times New Roman" w:cs="Times New Roman"/>
          <w:b/>
          <w:bCs/>
          <w:sz w:val="26"/>
          <w:szCs w:val="36"/>
          <w:bdr w:val="none" w:sz="0" w:space="0" w:color="auto" w:frame="1"/>
        </w:rPr>
      </w:pPr>
      <w:bookmarkStart w:id="65" w:name="_Toc119219189"/>
      <w:r>
        <w:rPr>
          <w:bdr w:val="none" w:sz="0" w:space="0" w:color="auto" w:frame="1"/>
        </w:rPr>
        <w:br w:type="page"/>
      </w:r>
    </w:p>
    <w:p w:rsidR="00017D6C" w:rsidRPr="00C82F1B" w:rsidRDefault="006E60BC" w:rsidP="00454BFB">
      <w:pPr>
        <w:pStyle w:val="Heading2"/>
      </w:pPr>
      <w:bookmarkStart w:id="66" w:name="_Toc119219426"/>
      <w:bookmarkStart w:id="67" w:name="_Toc119219538"/>
      <w:bookmarkStart w:id="68" w:name="_Toc119219584"/>
      <w:bookmarkStart w:id="69" w:name="_Toc119222786"/>
      <w:r>
        <w:rPr>
          <w:bdr w:val="none" w:sz="0" w:space="0" w:color="auto" w:frame="1"/>
        </w:rPr>
        <w:lastRenderedPageBreak/>
        <w:t>2.3</w:t>
      </w:r>
      <w:r w:rsidR="00131192">
        <w:rPr>
          <w:bdr w:val="none" w:sz="0" w:space="0" w:color="auto" w:frame="1"/>
        </w:rPr>
        <w:t xml:space="preserve"> </w:t>
      </w:r>
      <w:r w:rsidR="00017D6C" w:rsidRPr="00C82F1B">
        <w:rPr>
          <w:bdr w:val="none" w:sz="0" w:space="0" w:color="auto" w:frame="1"/>
        </w:rPr>
        <w:t>Năm 2022 - 1 nghìn tỷ cảm biến sẽ kết nối Internet</w:t>
      </w:r>
      <w:bookmarkEnd w:id="65"/>
      <w:bookmarkEnd w:id="66"/>
      <w:bookmarkEnd w:id="67"/>
      <w:bookmarkEnd w:id="68"/>
      <w:bookmarkEnd w:id="69"/>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637641B8" wp14:editId="4AC413CC">
            <wp:extent cx="5726538" cy="4292221"/>
            <wp:effectExtent l="0" t="0" r="7620" b="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6538" cy="4292221"/>
                    </a:xfrm>
                    <a:prstGeom prst="rect">
                      <a:avLst/>
                    </a:prstGeom>
                    <a:noFill/>
                    <a:ln>
                      <a:noFill/>
                    </a:ln>
                  </pic:spPr>
                </pic:pic>
              </a:graphicData>
            </a:graphic>
          </wp:inline>
        </w:drawing>
      </w:r>
    </w:p>
    <w:p w:rsidR="00D141BB" w:rsidRDefault="00D141BB" w:rsidP="00D141BB">
      <w:pPr>
        <w:pStyle w:val="Caption"/>
        <w:rPr>
          <w:rFonts w:eastAsia="Times New Roman" w:cs="Times New Roman"/>
          <w:color w:val="222222"/>
          <w:sz w:val="26"/>
          <w:szCs w:val="26"/>
        </w:rPr>
      </w:pPr>
      <w:bookmarkStart w:id="70" w:name="_Toc119225119"/>
      <w:r>
        <w:t xml:space="preserve">Hình </w:t>
      </w:r>
      <w:fldSimple w:instr=" SEQ Hình \* ARABIC ">
        <w:r w:rsidR="00C716A7">
          <w:rPr>
            <w:noProof/>
          </w:rPr>
          <w:t>8</w:t>
        </w:r>
      </w:fldSimple>
      <w:r w:rsidR="005B5E4C">
        <w:t xml:space="preserve"> Mạng Lưới </w:t>
      </w:r>
      <w:r w:rsidR="00FA6A59">
        <w:t>Internet</w:t>
      </w:r>
      <w:bookmarkEnd w:id="70"/>
    </w:p>
    <w:p w:rsidR="00017D6C" w:rsidRPr="00C82F1B" w:rsidRDefault="00017D6C" w:rsidP="00A60AA8">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tbl>
      <w:tblPr>
        <w:tblStyle w:val="TableGrid"/>
        <w:tblW w:w="0" w:type="auto"/>
        <w:tblLook w:val="04A0" w:firstRow="1" w:lastRow="0" w:firstColumn="1" w:lastColumn="0" w:noHBand="0" w:noVBand="1"/>
      </w:tblPr>
      <w:tblGrid>
        <w:gridCol w:w="1857"/>
        <w:gridCol w:w="1857"/>
        <w:gridCol w:w="1858"/>
        <w:gridCol w:w="1858"/>
        <w:gridCol w:w="1858"/>
      </w:tblGrid>
      <w:tr w:rsidR="00B5590F" w:rsidTr="00B5590F">
        <w:tc>
          <w:tcPr>
            <w:tcW w:w="1857" w:type="dxa"/>
          </w:tcPr>
          <w:p w:rsidR="00B5590F" w:rsidRDefault="00B5590F">
            <w:pPr>
              <w:rPr>
                <w:bdr w:val="none" w:sz="0" w:space="0" w:color="auto" w:frame="1"/>
              </w:rPr>
            </w:pPr>
            <w:bookmarkStart w:id="71" w:name="_Toc119219190"/>
            <w:bookmarkStart w:id="72" w:name="_Toc119219427"/>
            <w:bookmarkStart w:id="73" w:name="_Toc119219539"/>
            <w:bookmarkStart w:id="74" w:name="_Toc119219585"/>
          </w:p>
        </w:tc>
        <w:tc>
          <w:tcPr>
            <w:tcW w:w="1857"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r>
      <w:tr w:rsidR="00B5590F" w:rsidTr="00B5590F">
        <w:tc>
          <w:tcPr>
            <w:tcW w:w="1857" w:type="dxa"/>
          </w:tcPr>
          <w:p w:rsidR="00B5590F" w:rsidRDefault="00B5590F">
            <w:pPr>
              <w:rPr>
                <w:bdr w:val="none" w:sz="0" w:space="0" w:color="auto" w:frame="1"/>
              </w:rPr>
            </w:pPr>
          </w:p>
        </w:tc>
        <w:tc>
          <w:tcPr>
            <w:tcW w:w="1857"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r>
      <w:tr w:rsidR="00B5590F" w:rsidTr="00B5590F">
        <w:tc>
          <w:tcPr>
            <w:tcW w:w="1857" w:type="dxa"/>
          </w:tcPr>
          <w:p w:rsidR="00B5590F" w:rsidRDefault="00B5590F">
            <w:pPr>
              <w:rPr>
                <w:bdr w:val="none" w:sz="0" w:space="0" w:color="auto" w:frame="1"/>
              </w:rPr>
            </w:pPr>
          </w:p>
        </w:tc>
        <w:tc>
          <w:tcPr>
            <w:tcW w:w="1857"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r>
      <w:tr w:rsidR="00B5590F" w:rsidTr="00B5590F">
        <w:tc>
          <w:tcPr>
            <w:tcW w:w="1857" w:type="dxa"/>
          </w:tcPr>
          <w:p w:rsidR="00B5590F" w:rsidRDefault="00B5590F">
            <w:pPr>
              <w:rPr>
                <w:bdr w:val="none" w:sz="0" w:space="0" w:color="auto" w:frame="1"/>
              </w:rPr>
            </w:pPr>
          </w:p>
        </w:tc>
        <w:tc>
          <w:tcPr>
            <w:tcW w:w="1857"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r>
      <w:tr w:rsidR="00B5590F" w:rsidTr="00B5590F">
        <w:tc>
          <w:tcPr>
            <w:tcW w:w="1857" w:type="dxa"/>
          </w:tcPr>
          <w:p w:rsidR="00B5590F" w:rsidRDefault="00B5590F">
            <w:pPr>
              <w:rPr>
                <w:bdr w:val="none" w:sz="0" w:space="0" w:color="auto" w:frame="1"/>
              </w:rPr>
            </w:pPr>
          </w:p>
        </w:tc>
        <w:tc>
          <w:tcPr>
            <w:tcW w:w="1857"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r>
      <w:tr w:rsidR="00B5590F" w:rsidTr="00B5590F">
        <w:tc>
          <w:tcPr>
            <w:tcW w:w="1857" w:type="dxa"/>
          </w:tcPr>
          <w:p w:rsidR="00B5590F" w:rsidRDefault="00B5590F">
            <w:pPr>
              <w:rPr>
                <w:bdr w:val="none" w:sz="0" w:space="0" w:color="auto" w:frame="1"/>
              </w:rPr>
            </w:pPr>
          </w:p>
        </w:tc>
        <w:tc>
          <w:tcPr>
            <w:tcW w:w="1857"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r>
      <w:tr w:rsidR="00B5590F" w:rsidTr="00B5590F">
        <w:tc>
          <w:tcPr>
            <w:tcW w:w="1857" w:type="dxa"/>
          </w:tcPr>
          <w:p w:rsidR="00B5590F" w:rsidRDefault="00B5590F">
            <w:pPr>
              <w:rPr>
                <w:bdr w:val="none" w:sz="0" w:space="0" w:color="auto" w:frame="1"/>
              </w:rPr>
            </w:pPr>
          </w:p>
        </w:tc>
        <w:tc>
          <w:tcPr>
            <w:tcW w:w="1857"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c>
          <w:tcPr>
            <w:tcW w:w="1858" w:type="dxa"/>
          </w:tcPr>
          <w:p w:rsidR="00B5590F" w:rsidRDefault="00B5590F">
            <w:pPr>
              <w:rPr>
                <w:bdr w:val="none" w:sz="0" w:space="0" w:color="auto" w:frame="1"/>
              </w:rPr>
            </w:pPr>
          </w:p>
        </w:tc>
      </w:tr>
    </w:tbl>
    <w:p w:rsidR="0018699A" w:rsidRDefault="00B5590F" w:rsidP="00B5590F">
      <w:pPr>
        <w:pStyle w:val="Caption"/>
        <w:rPr>
          <w:rFonts w:eastAsia="Times New Roman" w:cs="Times New Roman"/>
          <w:b w:val="0"/>
          <w:bCs w:val="0"/>
          <w:sz w:val="26"/>
          <w:szCs w:val="36"/>
          <w:bdr w:val="none" w:sz="0" w:space="0" w:color="auto" w:frame="1"/>
        </w:rPr>
      </w:pPr>
      <w:bookmarkStart w:id="75" w:name="_Toc119225373"/>
      <w:r>
        <w:t xml:space="preserve">Bảng </w:t>
      </w:r>
      <w:fldSimple w:instr=" SEQ Bảng \* ARABIC ">
        <w:r>
          <w:rPr>
            <w:noProof/>
          </w:rPr>
          <w:t>2</w:t>
        </w:r>
        <w:bookmarkEnd w:id="75"/>
      </w:fldSimple>
      <w:r w:rsidR="0018699A">
        <w:rPr>
          <w:bdr w:val="none" w:sz="0" w:space="0" w:color="auto" w:frame="1"/>
        </w:rPr>
        <w:br w:type="page"/>
      </w:r>
    </w:p>
    <w:p w:rsidR="00017D6C" w:rsidRPr="00C82F1B" w:rsidRDefault="006E60BC" w:rsidP="00454BFB">
      <w:pPr>
        <w:pStyle w:val="Heading2"/>
      </w:pPr>
      <w:bookmarkStart w:id="76" w:name="_Toc119222787"/>
      <w:r>
        <w:rPr>
          <w:bdr w:val="none" w:sz="0" w:space="0" w:color="auto" w:frame="1"/>
        </w:rPr>
        <w:lastRenderedPageBreak/>
        <w:t>2.4</w:t>
      </w:r>
      <w:r w:rsidR="00131192">
        <w:rPr>
          <w:bdr w:val="none" w:sz="0" w:space="0" w:color="auto" w:frame="1"/>
        </w:rPr>
        <w:t xml:space="preserve"> </w:t>
      </w:r>
      <w:r w:rsidR="00017D6C" w:rsidRPr="00C82F1B">
        <w:rPr>
          <w:bdr w:val="none" w:sz="0" w:space="0" w:color="auto" w:frame="1"/>
        </w:rPr>
        <w:t>Năm 2022 - Ra đời cỗ máy máy đầu tiên bằng phương pháp in 3D</w:t>
      </w:r>
      <w:bookmarkEnd w:id="71"/>
      <w:bookmarkEnd w:id="72"/>
      <w:bookmarkEnd w:id="73"/>
      <w:bookmarkEnd w:id="74"/>
      <w:bookmarkEnd w:id="76"/>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5F385EC9" wp14:editId="10993185">
            <wp:extent cx="5742295" cy="3828197"/>
            <wp:effectExtent l="0" t="0" r="0" b="1270"/>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41599" cy="3827733"/>
                    </a:xfrm>
                    <a:prstGeom prst="rect">
                      <a:avLst/>
                    </a:prstGeom>
                    <a:noFill/>
                    <a:ln>
                      <a:noFill/>
                    </a:ln>
                  </pic:spPr>
                </pic:pic>
              </a:graphicData>
            </a:graphic>
          </wp:inline>
        </w:drawing>
      </w:r>
    </w:p>
    <w:p w:rsidR="00D141BB" w:rsidRDefault="00D141BB" w:rsidP="00D141BB">
      <w:pPr>
        <w:pStyle w:val="Caption"/>
        <w:rPr>
          <w:rFonts w:eastAsia="Times New Roman" w:cs="Times New Roman"/>
          <w:color w:val="222222"/>
          <w:sz w:val="26"/>
          <w:szCs w:val="26"/>
        </w:rPr>
      </w:pPr>
      <w:bookmarkStart w:id="77" w:name="_Toc119225120"/>
      <w:r>
        <w:t xml:space="preserve">Hình </w:t>
      </w:r>
      <w:fldSimple w:instr=" SEQ Hình \* ARABIC ">
        <w:r w:rsidR="00C716A7">
          <w:rPr>
            <w:noProof/>
          </w:rPr>
          <w:t>9</w:t>
        </w:r>
      </w:fldSimple>
      <w:r w:rsidR="00EF0E48">
        <w:t xml:space="preserve"> </w:t>
      </w:r>
      <w:r w:rsidR="00FA6A59">
        <w:t>Ô Tô Tương Lai</w:t>
      </w:r>
      <w:bookmarkEnd w:id="77"/>
    </w:p>
    <w:p w:rsidR="00017D6C" w:rsidRPr="00C82F1B" w:rsidRDefault="00017D6C" w:rsidP="00A60AA8">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C82F1B" w:rsidRDefault="00017D6C" w:rsidP="00A60AA8">
      <w:pPr>
        <w:shd w:val="clear" w:color="auto" w:fill="F3F3F3"/>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Audi sử dụng công nghệ in 3D trong sản xuất ô tô</w:t>
      </w:r>
    </w:p>
    <w:p w:rsidR="0018699A" w:rsidRDefault="0018699A">
      <w:pPr>
        <w:rPr>
          <w:rFonts w:eastAsia="Times New Roman" w:cs="Times New Roman"/>
          <w:b/>
          <w:bCs/>
          <w:sz w:val="26"/>
          <w:szCs w:val="36"/>
          <w:bdr w:val="none" w:sz="0" w:space="0" w:color="auto" w:frame="1"/>
        </w:rPr>
      </w:pPr>
      <w:bookmarkStart w:id="78" w:name="_Toc119219191"/>
      <w:bookmarkStart w:id="79" w:name="_Toc119219428"/>
      <w:bookmarkStart w:id="80" w:name="_Toc119219540"/>
      <w:bookmarkStart w:id="81" w:name="_Toc119219586"/>
      <w:r>
        <w:rPr>
          <w:bdr w:val="none" w:sz="0" w:space="0" w:color="auto" w:frame="1"/>
        </w:rPr>
        <w:br w:type="page"/>
      </w:r>
    </w:p>
    <w:p w:rsidR="00017D6C" w:rsidRPr="00C82F1B" w:rsidRDefault="006E60BC" w:rsidP="00454BFB">
      <w:pPr>
        <w:pStyle w:val="Heading2"/>
      </w:pPr>
      <w:bookmarkStart w:id="82" w:name="_Toc119222788"/>
      <w:r>
        <w:rPr>
          <w:bdr w:val="none" w:sz="0" w:space="0" w:color="auto" w:frame="1"/>
        </w:rPr>
        <w:lastRenderedPageBreak/>
        <w:t>2.5</w:t>
      </w:r>
      <w:r w:rsidR="00131192">
        <w:rPr>
          <w:bdr w:val="none" w:sz="0" w:space="0" w:color="auto" w:frame="1"/>
        </w:rPr>
        <w:t xml:space="preserve"> </w:t>
      </w:r>
      <w:r w:rsidR="00017D6C" w:rsidRPr="00C82F1B">
        <w:rPr>
          <w:bdr w:val="none" w:sz="0" w:space="0" w:color="auto" w:frame="1"/>
        </w:rPr>
        <w:t>Năm 2023 - 10% số kính mắt sẽ được kết nối Internet</w:t>
      </w:r>
      <w:bookmarkEnd w:id="78"/>
      <w:bookmarkEnd w:id="79"/>
      <w:bookmarkEnd w:id="80"/>
      <w:bookmarkEnd w:id="81"/>
      <w:bookmarkEnd w:id="82"/>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600D6F64" wp14:editId="7E773261">
            <wp:extent cx="5753851" cy="4312693"/>
            <wp:effectExtent l="0" t="0" r="0" b="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851" cy="4312693"/>
                    </a:xfrm>
                    <a:prstGeom prst="rect">
                      <a:avLst/>
                    </a:prstGeom>
                    <a:noFill/>
                    <a:ln>
                      <a:noFill/>
                    </a:ln>
                  </pic:spPr>
                </pic:pic>
              </a:graphicData>
            </a:graphic>
          </wp:inline>
        </w:drawing>
      </w:r>
    </w:p>
    <w:p w:rsidR="00C716A7" w:rsidRDefault="00C716A7" w:rsidP="00C716A7">
      <w:pPr>
        <w:pStyle w:val="Caption"/>
        <w:rPr>
          <w:rFonts w:eastAsia="Times New Roman" w:cs="Times New Roman"/>
          <w:color w:val="222222"/>
          <w:sz w:val="26"/>
          <w:szCs w:val="26"/>
        </w:rPr>
      </w:pPr>
      <w:bookmarkStart w:id="83" w:name="_Toc119225121"/>
      <w:r>
        <w:t xml:space="preserve">Hình </w:t>
      </w:r>
      <w:fldSimple w:instr=" SEQ Hình \* ARABIC ">
        <w:r>
          <w:rPr>
            <w:noProof/>
          </w:rPr>
          <w:t>10</w:t>
        </w:r>
      </w:fldSimple>
      <w:r w:rsidR="00EF0E48">
        <w:t xml:space="preserve"> Kính Đeo Mắt Thông Minh</w:t>
      </w:r>
      <w:bookmarkEnd w:id="83"/>
    </w:p>
    <w:p w:rsidR="00017D6C" w:rsidRPr="00C82F1B" w:rsidRDefault="00017D6C" w:rsidP="00A60AA8">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C82F1B" w:rsidRDefault="00017D6C" w:rsidP="00C82F1B">
      <w:pPr>
        <w:shd w:val="clear" w:color="auto" w:fill="F3F3F3"/>
        <w:spacing w:after="0" w:line="360" w:lineRule="auto"/>
        <w:jc w:val="both"/>
        <w:textAlignment w:val="baseline"/>
        <w:rPr>
          <w:rFonts w:eastAsia="Times New Roman" w:cs="Times New Roman"/>
          <w:color w:val="222222"/>
          <w:sz w:val="26"/>
          <w:szCs w:val="26"/>
        </w:rPr>
      </w:pPr>
      <w:r w:rsidRPr="00C82F1B">
        <w:rPr>
          <w:rFonts w:eastAsia="Times New Roman" w:cs="Times New Roman"/>
          <w:color w:val="222222"/>
          <w:sz w:val="26"/>
          <w:szCs w:val="26"/>
        </w:rPr>
        <w:t>Microsoft HoloLens</w:t>
      </w:r>
    </w:p>
    <w:p w:rsidR="00017D6C" w:rsidRPr="00C82F1B" w:rsidRDefault="00017D6C" w:rsidP="00483189">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18699A" w:rsidRDefault="0018699A">
      <w:pPr>
        <w:rPr>
          <w:rFonts w:eastAsia="Times New Roman" w:cs="Times New Roman"/>
          <w:b/>
          <w:bCs/>
          <w:sz w:val="26"/>
          <w:szCs w:val="36"/>
          <w:bdr w:val="none" w:sz="0" w:space="0" w:color="auto" w:frame="1"/>
        </w:rPr>
      </w:pPr>
      <w:bookmarkStart w:id="84" w:name="_Toc119219192"/>
      <w:bookmarkStart w:id="85" w:name="_Toc119219429"/>
      <w:bookmarkStart w:id="86" w:name="_Toc119219541"/>
      <w:bookmarkStart w:id="87" w:name="_Toc119219587"/>
      <w:r>
        <w:rPr>
          <w:bdr w:val="none" w:sz="0" w:space="0" w:color="auto" w:frame="1"/>
        </w:rPr>
        <w:br w:type="page"/>
      </w:r>
    </w:p>
    <w:p w:rsidR="00017D6C" w:rsidRPr="00C82F1B" w:rsidRDefault="006E60BC" w:rsidP="00454BFB">
      <w:pPr>
        <w:pStyle w:val="Heading2"/>
      </w:pPr>
      <w:bookmarkStart w:id="88" w:name="_Toc119222789"/>
      <w:r>
        <w:rPr>
          <w:bdr w:val="none" w:sz="0" w:space="0" w:color="auto" w:frame="1"/>
        </w:rPr>
        <w:lastRenderedPageBreak/>
        <w:t>2.6</w:t>
      </w:r>
      <w:r w:rsidR="00131192">
        <w:rPr>
          <w:bdr w:val="none" w:sz="0" w:space="0" w:color="auto" w:frame="1"/>
        </w:rPr>
        <w:t xml:space="preserve"> </w:t>
      </w:r>
      <w:r w:rsidR="00017D6C" w:rsidRPr="00C82F1B">
        <w:rPr>
          <w:bdr w:val="none" w:sz="0" w:space="0" w:color="auto" w:frame="1"/>
        </w:rPr>
        <w:t>Năm 2023 - 90% chúng ta sẽ có “siêu máy tính” bỏ túi</w:t>
      </w:r>
      <w:bookmarkEnd w:id="84"/>
      <w:bookmarkEnd w:id="85"/>
      <w:bookmarkEnd w:id="86"/>
      <w:bookmarkEnd w:id="87"/>
      <w:bookmarkEnd w:id="88"/>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3DD4B863" wp14:editId="24B27F44">
            <wp:extent cx="5718412" cy="3216979"/>
            <wp:effectExtent l="0" t="0" r="0" b="254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7720" cy="3216589"/>
                    </a:xfrm>
                    <a:prstGeom prst="rect">
                      <a:avLst/>
                    </a:prstGeom>
                    <a:noFill/>
                    <a:ln>
                      <a:noFill/>
                    </a:ln>
                  </pic:spPr>
                </pic:pic>
              </a:graphicData>
            </a:graphic>
          </wp:inline>
        </w:drawing>
      </w:r>
    </w:p>
    <w:p w:rsidR="00017D6C" w:rsidRPr="00C82F1B" w:rsidRDefault="00017D6C" w:rsidP="00483189">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p w:rsidR="00017D6C" w:rsidRPr="00C82F1B" w:rsidRDefault="006E60BC" w:rsidP="00454BFB">
      <w:pPr>
        <w:pStyle w:val="Heading2"/>
      </w:pPr>
      <w:bookmarkStart w:id="89" w:name="_Toc119219193"/>
      <w:bookmarkStart w:id="90" w:name="_Toc119219430"/>
      <w:bookmarkStart w:id="91" w:name="_Toc119219542"/>
      <w:bookmarkStart w:id="92" w:name="_Toc119219588"/>
      <w:bookmarkStart w:id="93" w:name="_Toc119222790"/>
      <w:r>
        <w:rPr>
          <w:bdr w:val="none" w:sz="0" w:space="0" w:color="auto" w:frame="1"/>
        </w:rPr>
        <w:t>2.7</w:t>
      </w:r>
      <w:r w:rsidR="00131192">
        <w:rPr>
          <w:bdr w:val="none" w:sz="0" w:space="0" w:color="auto" w:frame="1"/>
        </w:rPr>
        <w:t xml:space="preserve"> </w:t>
      </w:r>
      <w:r w:rsidR="00017D6C" w:rsidRPr="00C82F1B">
        <w:rPr>
          <w:bdr w:val="none" w:sz="0" w:space="0" w:color="auto" w:frame="1"/>
        </w:rPr>
        <w:t>Năm 2024 – Ca ghép gan “in 3D” đầu tiên</w:t>
      </w:r>
      <w:bookmarkEnd w:id="89"/>
      <w:bookmarkEnd w:id="90"/>
      <w:bookmarkEnd w:id="91"/>
      <w:bookmarkEnd w:id="92"/>
      <w:bookmarkEnd w:id="93"/>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6EC90A40" wp14:editId="319B1C15">
            <wp:extent cx="5791200" cy="2778039"/>
            <wp:effectExtent l="0" t="0" r="0" b="3810"/>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88426" cy="2776709"/>
                    </a:xfrm>
                    <a:prstGeom prst="rect">
                      <a:avLst/>
                    </a:prstGeom>
                    <a:noFill/>
                    <a:ln>
                      <a:noFill/>
                    </a:ln>
                  </pic:spPr>
                </pic:pic>
              </a:graphicData>
            </a:graphic>
          </wp:inline>
        </w:drawing>
      </w:r>
    </w:p>
    <w:p w:rsidR="00017D6C" w:rsidRPr="00C82F1B" w:rsidRDefault="00017D6C" w:rsidP="00483189">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lastRenderedPageBreak/>
        <w:t>Việc sử dụng máy in 3D để tạo ra các bộ phận cơ thể người như xương và nội tạng cấy ghép đã không còn là viển vông. Ngày nay các bác sĩ phẫu thuật đã dùng xương in 3D trong cấy ghép xương ngực và các xương khác. Tới năm 2024 in ấn 3D sinh học được dự đoán sẽ đạt đến trình độ cao: con người sẽ in được gan nhân tạo và các cơ quan quan trọng khác bằng phương pháp in 3D.</w:t>
      </w:r>
    </w:p>
    <w:p w:rsidR="00017D6C" w:rsidRPr="00C82F1B" w:rsidRDefault="00046E43" w:rsidP="00454BFB">
      <w:pPr>
        <w:pStyle w:val="Heading2"/>
      </w:pPr>
      <w:bookmarkStart w:id="94" w:name="_Toc119219194"/>
      <w:bookmarkStart w:id="95" w:name="_Toc119219431"/>
      <w:bookmarkStart w:id="96" w:name="_Toc119219543"/>
      <w:bookmarkStart w:id="97" w:name="_Toc119219589"/>
      <w:bookmarkStart w:id="98" w:name="_Toc119222791"/>
      <w:r>
        <w:rPr>
          <w:bdr w:val="none" w:sz="0" w:space="0" w:color="auto" w:frame="1"/>
        </w:rPr>
        <w:t>2.8</w:t>
      </w:r>
      <w:r w:rsidR="00131192">
        <w:rPr>
          <w:bdr w:val="none" w:sz="0" w:space="0" w:color="auto" w:frame="1"/>
        </w:rPr>
        <w:t xml:space="preserve"> </w:t>
      </w:r>
      <w:r w:rsidR="00017D6C" w:rsidRPr="00C82F1B">
        <w:rPr>
          <w:bdr w:val="none" w:sz="0" w:space="0" w:color="auto" w:frame="1"/>
        </w:rPr>
        <w:t>Năm 2025 - Điện thoại cấy ghép sẽ xuất hiện</w:t>
      </w:r>
      <w:bookmarkEnd w:id="94"/>
      <w:bookmarkEnd w:id="95"/>
      <w:bookmarkEnd w:id="96"/>
      <w:bookmarkEnd w:id="97"/>
      <w:bookmarkEnd w:id="98"/>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26911B96" wp14:editId="27DC07AF">
            <wp:extent cx="5725236" cy="4291245"/>
            <wp:effectExtent l="0" t="0" r="0" b="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5236" cy="4291245"/>
                    </a:xfrm>
                    <a:prstGeom prst="rect">
                      <a:avLst/>
                    </a:prstGeom>
                    <a:noFill/>
                    <a:ln>
                      <a:noFill/>
                    </a:ln>
                  </pic:spPr>
                </pic:pic>
              </a:graphicData>
            </a:graphic>
          </wp:inline>
        </w:drawing>
      </w:r>
    </w:p>
    <w:p w:rsidR="00017D6C" w:rsidRPr="00C82F1B" w:rsidRDefault="00017D6C" w:rsidP="00483189">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80% các chuyên gia được hỏi đều dự đoán rằng trong 7 năm tới sẽ xuất hiện người đầu tiên được cấy ghép điện thoại di động vào cơ thể. Thiết bị này sẽ giúp theo 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483189" w:rsidRDefault="00483189">
      <w:pPr>
        <w:rPr>
          <w:rFonts w:eastAsia="Times New Roman" w:cs="Times New Roman"/>
          <w:b/>
          <w:bCs/>
          <w:sz w:val="26"/>
          <w:szCs w:val="36"/>
          <w:bdr w:val="none" w:sz="0" w:space="0" w:color="auto" w:frame="1"/>
        </w:rPr>
      </w:pPr>
      <w:bookmarkStart w:id="99" w:name="_Toc119219195"/>
      <w:bookmarkStart w:id="100" w:name="_Toc119219432"/>
      <w:bookmarkStart w:id="101" w:name="_Toc119219544"/>
      <w:bookmarkStart w:id="102" w:name="_Toc119219590"/>
      <w:r>
        <w:rPr>
          <w:bdr w:val="none" w:sz="0" w:space="0" w:color="auto" w:frame="1"/>
        </w:rPr>
        <w:br w:type="page"/>
      </w:r>
    </w:p>
    <w:p w:rsidR="00017D6C" w:rsidRPr="00C82F1B" w:rsidRDefault="00046E43" w:rsidP="00454BFB">
      <w:pPr>
        <w:pStyle w:val="Heading2"/>
      </w:pPr>
      <w:bookmarkStart w:id="103" w:name="_Toc119222792"/>
      <w:r>
        <w:rPr>
          <w:bdr w:val="none" w:sz="0" w:space="0" w:color="auto" w:frame="1"/>
        </w:rPr>
        <w:lastRenderedPageBreak/>
        <w:t xml:space="preserve">2.9 </w:t>
      </w:r>
      <w:r w:rsidR="00017D6C" w:rsidRPr="00C82F1B">
        <w:rPr>
          <w:bdr w:val="none" w:sz="0" w:space="0" w:color="auto" w:frame="1"/>
        </w:rPr>
        <w:t>Năm 2025 – Thuê xe sẽ phổ biến hơn sở hữu phương tiện cá nhân</w:t>
      </w:r>
      <w:bookmarkEnd w:id="99"/>
      <w:bookmarkEnd w:id="100"/>
      <w:bookmarkEnd w:id="101"/>
      <w:bookmarkEnd w:id="102"/>
      <w:bookmarkEnd w:id="103"/>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3F1F9546" wp14:editId="39AE69F5">
            <wp:extent cx="5715570" cy="4284000"/>
            <wp:effectExtent l="0" t="0" r="0" b="254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570" cy="4284000"/>
                    </a:xfrm>
                    <a:prstGeom prst="rect">
                      <a:avLst/>
                    </a:prstGeom>
                    <a:noFill/>
                    <a:ln>
                      <a:noFill/>
                    </a:ln>
                  </pic:spPr>
                </pic:pic>
              </a:graphicData>
            </a:graphic>
          </wp:inline>
        </w:drawing>
      </w:r>
    </w:p>
    <w:p w:rsidR="00017D6C" w:rsidRPr="00C82F1B" w:rsidRDefault="00017D6C" w:rsidP="00483189">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483189" w:rsidRPr="008E1B6F" w:rsidRDefault="00017D6C" w:rsidP="008E1B6F">
      <w:pPr>
        <w:shd w:val="clear" w:color="auto" w:fill="F3F3F3"/>
        <w:spacing w:after="0" w:line="360" w:lineRule="auto"/>
        <w:jc w:val="both"/>
        <w:textAlignment w:val="baseline"/>
        <w:rPr>
          <w:rFonts w:eastAsia="Times New Roman" w:cs="Times New Roman"/>
          <w:color w:val="222222"/>
          <w:sz w:val="26"/>
          <w:szCs w:val="26"/>
        </w:rPr>
      </w:pPr>
      <w:r w:rsidRPr="00C82F1B">
        <w:rPr>
          <w:rFonts w:eastAsia="Times New Roman" w:cs="Times New Roman"/>
          <w:color w:val="222222"/>
          <w:sz w:val="26"/>
          <w:szCs w:val="26"/>
        </w:rPr>
        <w:t>Trong tương lai, sở hữu phương tiện di chuyển cá nhân sẽ là điều xa xỉ</w:t>
      </w:r>
      <w:bookmarkStart w:id="104" w:name="_Toc119219196"/>
      <w:bookmarkStart w:id="105" w:name="_Toc119219433"/>
      <w:bookmarkStart w:id="106" w:name="_Toc119219545"/>
      <w:bookmarkStart w:id="107" w:name="_Toc119219591"/>
      <w:r w:rsidR="00483189">
        <w:rPr>
          <w:bdr w:val="none" w:sz="0" w:space="0" w:color="auto" w:frame="1"/>
        </w:rPr>
        <w:br/>
      </w:r>
    </w:p>
    <w:p w:rsidR="00483189" w:rsidRDefault="00483189">
      <w:pPr>
        <w:rPr>
          <w:rFonts w:eastAsia="Times New Roman" w:cs="Times New Roman"/>
          <w:b/>
          <w:bCs/>
          <w:sz w:val="26"/>
          <w:szCs w:val="36"/>
          <w:bdr w:val="none" w:sz="0" w:space="0" w:color="auto" w:frame="1"/>
        </w:rPr>
      </w:pPr>
      <w:r>
        <w:rPr>
          <w:bdr w:val="none" w:sz="0" w:space="0" w:color="auto" w:frame="1"/>
        </w:rPr>
        <w:br w:type="page"/>
      </w:r>
    </w:p>
    <w:p w:rsidR="00017D6C" w:rsidRPr="00C82F1B" w:rsidRDefault="00046E43" w:rsidP="00454BFB">
      <w:pPr>
        <w:pStyle w:val="Heading2"/>
      </w:pPr>
      <w:bookmarkStart w:id="108" w:name="_Toc119222793"/>
      <w:r>
        <w:rPr>
          <w:bdr w:val="none" w:sz="0" w:space="0" w:color="auto" w:frame="1"/>
        </w:rPr>
        <w:lastRenderedPageBreak/>
        <w:t>2.10</w:t>
      </w:r>
      <w:r w:rsidR="006E60BC">
        <w:rPr>
          <w:bdr w:val="none" w:sz="0" w:space="0" w:color="auto" w:frame="1"/>
        </w:rPr>
        <w:t xml:space="preserve"> </w:t>
      </w:r>
      <w:r w:rsidR="00017D6C" w:rsidRPr="00C82F1B">
        <w:rPr>
          <w:bdr w:val="none" w:sz="0" w:space="0" w:color="auto" w:frame="1"/>
        </w:rPr>
        <w:t>Năm 2026 - Trí thông minh nhân tạo lần đầu tiên sẽ tham gia Hội đồng quản trị của các tập đoàn</w:t>
      </w:r>
      <w:bookmarkEnd w:id="104"/>
      <w:bookmarkEnd w:id="105"/>
      <w:bookmarkEnd w:id="106"/>
      <w:bookmarkEnd w:id="107"/>
      <w:bookmarkEnd w:id="108"/>
    </w:p>
    <w:p w:rsidR="00017D6C" w:rsidRPr="00C82F1B" w:rsidRDefault="00017D6C" w:rsidP="00C82F1B">
      <w:pPr>
        <w:shd w:val="clear" w:color="auto" w:fill="FFFFFF"/>
        <w:spacing w:after="0" w:line="360" w:lineRule="auto"/>
        <w:jc w:val="both"/>
        <w:textAlignment w:val="baseline"/>
        <w:rPr>
          <w:rFonts w:eastAsia="Times New Roman" w:cs="Times New Roman"/>
          <w:i/>
          <w:iCs/>
          <w:color w:val="222222"/>
          <w:sz w:val="26"/>
          <w:szCs w:val="26"/>
        </w:rPr>
      </w:pPr>
      <w:r w:rsidRPr="00C82F1B">
        <w:rPr>
          <w:rFonts w:eastAsia="Times New Roman" w:cs="Times New Roman"/>
          <w:i/>
          <w:iCs/>
          <w:noProof/>
          <w:color w:val="222222"/>
          <w:sz w:val="26"/>
          <w:szCs w:val="26"/>
        </w:rPr>
        <w:drawing>
          <wp:inline distT="0" distB="0" distL="0" distR="0" wp14:anchorId="7323B970" wp14:editId="3C8DEAEF">
            <wp:extent cx="5772059" cy="4326340"/>
            <wp:effectExtent l="0" t="0" r="635" b="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73456" cy="4327387"/>
                    </a:xfrm>
                    <a:prstGeom prst="rect">
                      <a:avLst/>
                    </a:prstGeom>
                    <a:noFill/>
                    <a:ln>
                      <a:noFill/>
                    </a:ln>
                  </pic:spPr>
                </pic:pic>
              </a:graphicData>
            </a:graphic>
          </wp:inline>
        </w:drawing>
      </w:r>
    </w:p>
    <w:p w:rsidR="00017D6C" w:rsidRPr="00C82F1B" w:rsidRDefault="00017D6C" w:rsidP="008E1B6F">
      <w:pPr>
        <w:shd w:val="clear" w:color="auto" w:fill="FFFFFF"/>
        <w:spacing w:after="0" w:line="360" w:lineRule="auto"/>
        <w:ind w:firstLine="720"/>
        <w:jc w:val="both"/>
        <w:textAlignment w:val="baseline"/>
        <w:rPr>
          <w:rFonts w:eastAsia="Times New Roman" w:cs="Times New Roman"/>
          <w:color w:val="222222"/>
          <w:sz w:val="26"/>
          <w:szCs w:val="26"/>
        </w:rPr>
      </w:pPr>
      <w:r w:rsidRPr="00C82F1B">
        <w:rPr>
          <w:rFonts w:eastAsia="Times New Roman" w:cs="Times New Roman"/>
          <w:color w:val="222222"/>
          <w:sz w:val="26"/>
          <w:szCs w:val="26"/>
        </w:rPr>
        <w:t>AI cho phép tự động hóa rất nhiều trong quá trình phân tích và xử lý dữ liệu với sai sót tối thiểu. Chương trình thậm chí sẽ có thể đưa ra quyết định dựa trên kinh nghiệm 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386FC2" w:rsidRPr="00C82F1B" w:rsidRDefault="00386FC2" w:rsidP="00C82F1B">
      <w:pPr>
        <w:spacing w:after="0" w:line="360" w:lineRule="auto"/>
        <w:jc w:val="both"/>
        <w:rPr>
          <w:rFonts w:cs="Times New Roman"/>
          <w:sz w:val="26"/>
          <w:szCs w:val="26"/>
        </w:rPr>
      </w:pPr>
    </w:p>
    <w:sectPr w:rsidR="00386FC2" w:rsidRPr="00C82F1B" w:rsidSect="009E1731">
      <w:pgSz w:w="11907" w:h="16840" w:code="9"/>
      <w:pgMar w:top="1134" w:right="1134" w:bottom="1134" w:left="1701" w:header="720" w:footer="720" w:gutter="0"/>
      <w:pgNumType w:fmt="lowerRoman"/>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0017" w:rsidRDefault="00DE0017" w:rsidP="000F5C73">
      <w:pPr>
        <w:spacing w:after="0" w:line="240" w:lineRule="auto"/>
      </w:pPr>
      <w:r>
        <w:separator/>
      </w:r>
    </w:p>
  </w:endnote>
  <w:endnote w:type="continuationSeparator" w:id="0">
    <w:p w:rsidR="00DE0017" w:rsidRDefault="00DE0017" w:rsidP="000F5C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ustomXmlInsRangeStart w:id="12" w:author="Windows User" w:date="2022-11-26T13:24:00Z"/>
  <w:sdt>
    <w:sdtPr>
      <w:id w:val="1048194294"/>
      <w:docPartObj>
        <w:docPartGallery w:val="Page Numbers (Bottom of Page)"/>
        <w:docPartUnique/>
      </w:docPartObj>
    </w:sdtPr>
    <w:sdtEndPr>
      <w:rPr>
        <w:noProof/>
      </w:rPr>
    </w:sdtEndPr>
    <w:sdtContent>
      <w:customXmlInsRangeEnd w:id="12"/>
      <w:p w:rsidR="00B13220" w:rsidRDefault="00B13220">
        <w:pPr>
          <w:pStyle w:val="Footer"/>
          <w:jc w:val="center"/>
          <w:rPr>
            <w:ins w:id="13" w:author="Windows User" w:date="2022-11-26T13:24:00Z"/>
          </w:rPr>
        </w:pPr>
        <w:ins w:id="14" w:author="Windows User" w:date="2022-11-26T13:24:00Z">
          <w:r>
            <w:fldChar w:fldCharType="begin"/>
          </w:r>
          <w:r>
            <w:instrText xml:space="preserve"> PAGE   \* MERGEFORMAT </w:instrText>
          </w:r>
          <w:r>
            <w:fldChar w:fldCharType="separate"/>
          </w:r>
        </w:ins>
        <w:r w:rsidR="00074B59">
          <w:rPr>
            <w:noProof/>
          </w:rPr>
          <w:t>xix</w:t>
        </w:r>
        <w:ins w:id="15" w:author="Windows User" w:date="2022-11-26T13:24:00Z">
          <w:r>
            <w:rPr>
              <w:noProof/>
            </w:rPr>
            <w:fldChar w:fldCharType="end"/>
          </w:r>
        </w:ins>
      </w:p>
      <w:customXmlInsRangeStart w:id="16" w:author="Windows User" w:date="2022-11-26T13:24:00Z"/>
    </w:sdtContent>
  </w:sdt>
  <w:customXmlInsRangeEnd w:id="16"/>
  <w:p w:rsidR="00DD0CD2" w:rsidRDefault="00DD0C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0017" w:rsidRDefault="00DE0017" w:rsidP="000F5C73">
      <w:pPr>
        <w:spacing w:after="0" w:line="240" w:lineRule="auto"/>
      </w:pPr>
      <w:r>
        <w:separator/>
      </w:r>
    </w:p>
  </w:footnote>
  <w:footnote w:type="continuationSeparator" w:id="0">
    <w:p w:rsidR="00DE0017" w:rsidRDefault="00DE0017" w:rsidP="000F5C7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D6C"/>
    <w:rsid w:val="00003273"/>
    <w:rsid w:val="00017D6C"/>
    <w:rsid w:val="00022462"/>
    <w:rsid w:val="00046E43"/>
    <w:rsid w:val="00050BF2"/>
    <w:rsid w:val="00074B59"/>
    <w:rsid w:val="000917C7"/>
    <w:rsid w:val="000C7A6E"/>
    <w:rsid w:val="000D7E51"/>
    <w:rsid w:val="000F5C73"/>
    <w:rsid w:val="0011587E"/>
    <w:rsid w:val="001201A4"/>
    <w:rsid w:val="00130680"/>
    <w:rsid w:val="00131192"/>
    <w:rsid w:val="001717F5"/>
    <w:rsid w:val="001746AA"/>
    <w:rsid w:val="0018699A"/>
    <w:rsid w:val="00190492"/>
    <w:rsid w:val="001D67C0"/>
    <w:rsid w:val="001E762A"/>
    <w:rsid w:val="00211992"/>
    <w:rsid w:val="002F3C24"/>
    <w:rsid w:val="003012B6"/>
    <w:rsid w:val="0030445F"/>
    <w:rsid w:val="00386FC2"/>
    <w:rsid w:val="003D1830"/>
    <w:rsid w:val="004139DE"/>
    <w:rsid w:val="00454BFB"/>
    <w:rsid w:val="004557FF"/>
    <w:rsid w:val="00483189"/>
    <w:rsid w:val="00485AD6"/>
    <w:rsid w:val="004D5202"/>
    <w:rsid w:val="004D54E9"/>
    <w:rsid w:val="005B5E4C"/>
    <w:rsid w:val="005B74E2"/>
    <w:rsid w:val="00673A0E"/>
    <w:rsid w:val="006C4A87"/>
    <w:rsid w:val="006E60BC"/>
    <w:rsid w:val="00736E6C"/>
    <w:rsid w:val="00783FFC"/>
    <w:rsid w:val="007C5A33"/>
    <w:rsid w:val="008812A6"/>
    <w:rsid w:val="008860F0"/>
    <w:rsid w:val="008B06C9"/>
    <w:rsid w:val="008E1B6F"/>
    <w:rsid w:val="0092201F"/>
    <w:rsid w:val="009702EA"/>
    <w:rsid w:val="009E1731"/>
    <w:rsid w:val="00A06012"/>
    <w:rsid w:val="00A34E86"/>
    <w:rsid w:val="00A46FED"/>
    <w:rsid w:val="00A60AA8"/>
    <w:rsid w:val="00A70E88"/>
    <w:rsid w:val="00AF02B4"/>
    <w:rsid w:val="00AF74CA"/>
    <w:rsid w:val="00B107A5"/>
    <w:rsid w:val="00B13220"/>
    <w:rsid w:val="00B30710"/>
    <w:rsid w:val="00B5590F"/>
    <w:rsid w:val="00B64D71"/>
    <w:rsid w:val="00C01092"/>
    <w:rsid w:val="00C067D0"/>
    <w:rsid w:val="00C716A7"/>
    <w:rsid w:val="00C82F1B"/>
    <w:rsid w:val="00C87917"/>
    <w:rsid w:val="00D141BB"/>
    <w:rsid w:val="00DD0CD2"/>
    <w:rsid w:val="00DE0017"/>
    <w:rsid w:val="00E31F84"/>
    <w:rsid w:val="00E617E9"/>
    <w:rsid w:val="00E77CBD"/>
    <w:rsid w:val="00EF0E48"/>
    <w:rsid w:val="00F21B2B"/>
    <w:rsid w:val="00F47EEB"/>
    <w:rsid w:val="00FA150D"/>
    <w:rsid w:val="00FA6A59"/>
    <w:rsid w:val="00FD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5202"/>
    <w:pPr>
      <w:keepNext/>
      <w:keepLines/>
      <w:spacing w:before="480" w:after="0"/>
      <w:jc w:val="center"/>
      <w:outlineLvl w:val="0"/>
    </w:pPr>
    <w:rPr>
      <w:rFonts w:eastAsiaTheme="majorEastAsia" w:cstheme="majorBidi"/>
      <w:b/>
      <w:bCs/>
      <w:color w:val="000000" w:themeColor="text1"/>
      <w:szCs w:val="28"/>
    </w:rPr>
  </w:style>
  <w:style w:type="paragraph" w:styleId="Heading2">
    <w:name w:val="heading 2"/>
    <w:basedOn w:val="Normal"/>
    <w:link w:val="Heading2Char"/>
    <w:uiPriority w:val="9"/>
    <w:qFormat/>
    <w:rsid w:val="003D1830"/>
    <w:pPr>
      <w:spacing w:before="100" w:beforeAutospacing="1" w:after="100" w:afterAutospacing="1" w:line="240" w:lineRule="auto"/>
      <w:outlineLvl w:val="1"/>
    </w:pPr>
    <w:rPr>
      <w:rFonts w:eastAsia="Times New Roman" w:cs="Times New Roman"/>
      <w:b/>
      <w:bCs/>
      <w:sz w:val="2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1830"/>
    <w:rPr>
      <w:rFonts w:eastAsia="Times New Roman" w:cs="Times New Roman"/>
      <w:b/>
      <w:bCs/>
      <w:sz w:val="2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4D5202"/>
    <w:rPr>
      <w:rFonts w:eastAsiaTheme="majorEastAsia" w:cstheme="majorBidi"/>
      <w:b/>
      <w:bCs/>
      <w:color w:val="000000" w:themeColor="text1"/>
      <w:szCs w:val="28"/>
    </w:rPr>
  </w:style>
  <w:style w:type="paragraph" w:styleId="TOC1">
    <w:name w:val="toc 1"/>
    <w:basedOn w:val="Normal"/>
    <w:next w:val="Normal"/>
    <w:autoRedefine/>
    <w:uiPriority w:val="39"/>
    <w:unhideWhenUsed/>
    <w:rsid w:val="004139DE"/>
    <w:pPr>
      <w:spacing w:after="100"/>
      <w:jc w:val="both"/>
    </w:pPr>
    <w:rPr>
      <w:b/>
      <w:sz w:val="32"/>
    </w:rPr>
  </w:style>
  <w:style w:type="paragraph" w:styleId="TOC2">
    <w:name w:val="toc 2"/>
    <w:basedOn w:val="Normal"/>
    <w:next w:val="Normal"/>
    <w:autoRedefine/>
    <w:uiPriority w:val="39"/>
    <w:unhideWhenUsed/>
    <w:rsid w:val="00C067D0"/>
    <w:pPr>
      <w:spacing w:after="100"/>
      <w:ind w:left="280"/>
    </w:pPr>
    <w:rPr>
      <w:b/>
      <w:sz w:val="26"/>
    </w:rPr>
  </w:style>
  <w:style w:type="paragraph" w:styleId="Caption">
    <w:name w:val="caption"/>
    <w:basedOn w:val="Normal"/>
    <w:next w:val="Normal"/>
    <w:uiPriority w:val="35"/>
    <w:unhideWhenUsed/>
    <w:qFormat/>
    <w:rsid w:val="00B13220"/>
    <w:pPr>
      <w:spacing w:after="200" w:line="240" w:lineRule="auto"/>
    </w:pPr>
    <w:rPr>
      <w:b/>
      <w:bCs/>
      <w:color w:val="000000" w:themeColor="text1"/>
      <w:sz w:val="18"/>
      <w:szCs w:val="18"/>
    </w:rPr>
  </w:style>
  <w:style w:type="paragraph" w:styleId="TableofFigures">
    <w:name w:val="table of figures"/>
    <w:basedOn w:val="Normal"/>
    <w:next w:val="Normal"/>
    <w:uiPriority w:val="99"/>
    <w:unhideWhenUsed/>
    <w:rsid w:val="00FA6A59"/>
    <w:pPr>
      <w:spacing w:after="0"/>
    </w:pPr>
  </w:style>
  <w:style w:type="table" w:styleId="TableGrid">
    <w:name w:val="Table Grid"/>
    <w:basedOn w:val="TableNormal"/>
    <w:uiPriority w:val="39"/>
    <w:rsid w:val="00E77C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F5C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C73"/>
  </w:style>
  <w:style w:type="paragraph" w:styleId="Footer">
    <w:name w:val="footer"/>
    <w:basedOn w:val="Normal"/>
    <w:link w:val="FooterChar"/>
    <w:uiPriority w:val="99"/>
    <w:unhideWhenUsed/>
    <w:rsid w:val="000F5C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C73"/>
  </w:style>
  <w:style w:type="paragraph" w:styleId="NoSpacing">
    <w:name w:val="No Spacing"/>
    <w:link w:val="NoSpacingChar"/>
    <w:uiPriority w:val="1"/>
    <w:qFormat/>
    <w:rsid w:val="00A06012"/>
    <w:pPr>
      <w:spacing w:after="0" w:line="240" w:lineRule="auto"/>
    </w:pPr>
    <w:rPr>
      <w:rFonts w:asciiTheme="minorHAnsi" w:eastAsiaTheme="minorEastAsia" w:hAnsiTheme="minorHAnsi"/>
      <w:sz w:val="22"/>
      <w:lang w:eastAsia="ja-JP"/>
    </w:rPr>
  </w:style>
  <w:style w:type="character" w:customStyle="1" w:styleId="NoSpacingChar">
    <w:name w:val="No Spacing Char"/>
    <w:basedOn w:val="DefaultParagraphFont"/>
    <w:link w:val="NoSpacing"/>
    <w:uiPriority w:val="1"/>
    <w:rsid w:val="00A06012"/>
    <w:rPr>
      <w:rFonts w:asciiTheme="minorHAnsi" w:eastAsiaTheme="minorEastAsia" w:hAnsiTheme="minorHAnsi"/>
      <w:sz w:val="22"/>
      <w:lang w:eastAsia="ja-JP"/>
    </w:rPr>
  </w:style>
  <w:style w:type="paragraph" w:styleId="Title">
    <w:name w:val="Title"/>
    <w:basedOn w:val="Normal"/>
    <w:next w:val="Normal"/>
    <w:link w:val="TitleChar"/>
    <w:uiPriority w:val="10"/>
    <w:qFormat/>
    <w:rsid w:val="00B13220"/>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eastAsia="ja-JP"/>
    </w:rPr>
  </w:style>
  <w:style w:type="character" w:customStyle="1" w:styleId="TitleChar">
    <w:name w:val="Title Char"/>
    <w:basedOn w:val="DefaultParagraphFont"/>
    <w:link w:val="Title"/>
    <w:uiPriority w:val="10"/>
    <w:rsid w:val="00B13220"/>
    <w:rPr>
      <w:rFonts w:asciiTheme="majorHAnsi" w:eastAsiaTheme="majorEastAsia" w:hAnsiTheme="majorHAnsi" w:cstheme="majorBidi"/>
      <w:color w:val="323E4F" w:themeColor="text2" w:themeShade="BF"/>
      <w:spacing w:val="5"/>
      <w:kern w:val="28"/>
      <w:sz w:val="52"/>
      <w:szCs w:val="52"/>
      <w:lang w:eastAsia="ja-JP"/>
    </w:rPr>
  </w:style>
  <w:style w:type="paragraph" w:styleId="Subtitle">
    <w:name w:val="Subtitle"/>
    <w:basedOn w:val="Normal"/>
    <w:next w:val="Normal"/>
    <w:link w:val="SubtitleChar"/>
    <w:uiPriority w:val="11"/>
    <w:qFormat/>
    <w:rsid w:val="00B13220"/>
    <w:pPr>
      <w:numPr>
        <w:ilvl w:val="1"/>
      </w:numPr>
      <w:spacing w:after="200" w:line="276" w:lineRule="auto"/>
    </w:pPr>
    <w:rPr>
      <w:rFonts w:asciiTheme="majorHAnsi" w:eastAsiaTheme="majorEastAsia" w:hAnsiTheme="majorHAnsi" w:cstheme="majorBidi"/>
      <w:i/>
      <w:iCs/>
      <w:color w:val="5B9BD5" w:themeColor="accent1"/>
      <w:spacing w:val="15"/>
      <w:sz w:val="24"/>
      <w:szCs w:val="24"/>
      <w:lang w:eastAsia="ja-JP"/>
    </w:rPr>
  </w:style>
  <w:style w:type="character" w:customStyle="1" w:styleId="SubtitleChar">
    <w:name w:val="Subtitle Char"/>
    <w:basedOn w:val="DefaultParagraphFont"/>
    <w:link w:val="Subtitle"/>
    <w:uiPriority w:val="11"/>
    <w:rsid w:val="00B13220"/>
    <w:rPr>
      <w:rFonts w:asciiTheme="majorHAnsi" w:eastAsiaTheme="majorEastAsia" w:hAnsiTheme="majorHAnsi" w:cstheme="majorBidi"/>
      <w:i/>
      <w:iCs/>
      <w:color w:val="5B9BD5" w:themeColor="accent1"/>
      <w:spacing w:val="15"/>
      <w:sz w:val="24"/>
      <w:szCs w:val="24"/>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5202"/>
    <w:pPr>
      <w:keepNext/>
      <w:keepLines/>
      <w:spacing w:before="480" w:after="0"/>
      <w:jc w:val="center"/>
      <w:outlineLvl w:val="0"/>
    </w:pPr>
    <w:rPr>
      <w:rFonts w:eastAsiaTheme="majorEastAsia" w:cstheme="majorBidi"/>
      <w:b/>
      <w:bCs/>
      <w:color w:val="000000" w:themeColor="text1"/>
      <w:szCs w:val="28"/>
    </w:rPr>
  </w:style>
  <w:style w:type="paragraph" w:styleId="Heading2">
    <w:name w:val="heading 2"/>
    <w:basedOn w:val="Normal"/>
    <w:link w:val="Heading2Char"/>
    <w:uiPriority w:val="9"/>
    <w:qFormat/>
    <w:rsid w:val="003D1830"/>
    <w:pPr>
      <w:spacing w:before="100" w:beforeAutospacing="1" w:after="100" w:afterAutospacing="1" w:line="240" w:lineRule="auto"/>
      <w:outlineLvl w:val="1"/>
    </w:pPr>
    <w:rPr>
      <w:rFonts w:eastAsia="Times New Roman" w:cs="Times New Roman"/>
      <w:b/>
      <w:bCs/>
      <w:sz w:val="2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1830"/>
    <w:rPr>
      <w:rFonts w:eastAsia="Times New Roman" w:cs="Times New Roman"/>
      <w:b/>
      <w:bCs/>
      <w:sz w:val="2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4D5202"/>
    <w:rPr>
      <w:rFonts w:eastAsiaTheme="majorEastAsia" w:cstheme="majorBidi"/>
      <w:b/>
      <w:bCs/>
      <w:color w:val="000000" w:themeColor="text1"/>
      <w:szCs w:val="28"/>
    </w:rPr>
  </w:style>
  <w:style w:type="paragraph" w:styleId="TOC1">
    <w:name w:val="toc 1"/>
    <w:basedOn w:val="Normal"/>
    <w:next w:val="Normal"/>
    <w:autoRedefine/>
    <w:uiPriority w:val="39"/>
    <w:unhideWhenUsed/>
    <w:rsid w:val="004139DE"/>
    <w:pPr>
      <w:spacing w:after="100"/>
      <w:jc w:val="both"/>
    </w:pPr>
    <w:rPr>
      <w:b/>
      <w:sz w:val="32"/>
    </w:rPr>
  </w:style>
  <w:style w:type="paragraph" w:styleId="TOC2">
    <w:name w:val="toc 2"/>
    <w:basedOn w:val="Normal"/>
    <w:next w:val="Normal"/>
    <w:autoRedefine/>
    <w:uiPriority w:val="39"/>
    <w:unhideWhenUsed/>
    <w:rsid w:val="00C067D0"/>
    <w:pPr>
      <w:spacing w:after="100"/>
      <w:ind w:left="280"/>
    </w:pPr>
    <w:rPr>
      <w:b/>
      <w:sz w:val="26"/>
    </w:rPr>
  </w:style>
  <w:style w:type="paragraph" w:styleId="Caption">
    <w:name w:val="caption"/>
    <w:basedOn w:val="Normal"/>
    <w:next w:val="Normal"/>
    <w:uiPriority w:val="35"/>
    <w:unhideWhenUsed/>
    <w:qFormat/>
    <w:rsid w:val="00B13220"/>
    <w:pPr>
      <w:spacing w:after="200" w:line="240" w:lineRule="auto"/>
    </w:pPr>
    <w:rPr>
      <w:b/>
      <w:bCs/>
      <w:color w:val="000000" w:themeColor="text1"/>
      <w:sz w:val="18"/>
      <w:szCs w:val="18"/>
    </w:rPr>
  </w:style>
  <w:style w:type="paragraph" w:styleId="TableofFigures">
    <w:name w:val="table of figures"/>
    <w:basedOn w:val="Normal"/>
    <w:next w:val="Normal"/>
    <w:uiPriority w:val="99"/>
    <w:unhideWhenUsed/>
    <w:rsid w:val="00FA6A59"/>
    <w:pPr>
      <w:spacing w:after="0"/>
    </w:pPr>
  </w:style>
  <w:style w:type="table" w:styleId="TableGrid">
    <w:name w:val="Table Grid"/>
    <w:basedOn w:val="TableNormal"/>
    <w:uiPriority w:val="39"/>
    <w:rsid w:val="00E77C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F5C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C73"/>
  </w:style>
  <w:style w:type="paragraph" w:styleId="Footer">
    <w:name w:val="footer"/>
    <w:basedOn w:val="Normal"/>
    <w:link w:val="FooterChar"/>
    <w:uiPriority w:val="99"/>
    <w:unhideWhenUsed/>
    <w:rsid w:val="000F5C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C73"/>
  </w:style>
  <w:style w:type="paragraph" w:styleId="NoSpacing">
    <w:name w:val="No Spacing"/>
    <w:link w:val="NoSpacingChar"/>
    <w:uiPriority w:val="1"/>
    <w:qFormat/>
    <w:rsid w:val="00A06012"/>
    <w:pPr>
      <w:spacing w:after="0" w:line="240" w:lineRule="auto"/>
    </w:pPr>
    <w:rPr>
      <w:rFonts w:asciiTheme="minorHAnsi" w:eastAsiaTheme="minorEastAsia" w:hAnsiTheme="minorHAnsi"/>
      <w:sz w:val="22"/>
      <w:lang w:eastAsia="ja-JP"/>
    </w:rPr>
  </w:style>
  <w:style w:type="character" w:customStyle="1" w:styleId="NoSpacingChar">
    <w:name w:val="No Spacing Char"/>
    <w:basedOn w:val="DefaultParagraphFont"/>
    <w:link w:val="NoSpacing"/>
    <w:uiPriority w:val="1"/>
    <w:rsid w:val="00A06012"/>
    <w:rPr>
      <w:rFonts w:asciiTheme="minorHAnsi" w:eastAsiaTheme="minorEastAsia" w:hAnsiTheme="minorHAnsi"/>
      <w:sz w:val="22"/>
      <w:lang w:eastAsia="ja-JP"/>
    </w:rPr>
  </w:style>
  <w:style w:type="paragraph" w:styleId="Title">
    <w:name w:val="Title"/>
    <w:basedOn w:val="Normal"/>
    <w:next w:val="Normal"/>
    <w:link w:val="TitleChar"/>
    <w:uiPriority w:val="10"/>
    <w:qFormat/>
    <w:rsid w:val="00B13220"/>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eastAsia="ja-JP"/>
    </w:rPr>
  </w:style>
  <w:style w:type="character" w:customStyle="1" w:styleId="TitleChar">
    <w:name w:val="Title Char"/>
    <w:basedOn w:val="DefaultParagraphFont"/>
    <w:link w:val="Title"/>
    <w:uiPriority w:val="10"/>
    <w:rsid w:val="00B13220"/>
    <w:rPr>
      <w:rFonts w:asciiTheme="majorHAnsi" w:eastAsiaTheme="majorEastAsia" w:hAnsiTheme="majorHAnsi" w:cstheme="majorBidi"/>
      <w:color w:val="323E4F" w:themeColor="text2" w:themeShade="BF"/>
      <w:spacing w:val="5"/>
      <w:kern w:val="28"/>
      <w:sz w:val="52"/>
      <w:szCs w:val="52"/>
      <w:lang w:eastAsia="ja-JP"/>
    </w:rPr>
  </w:style>
  <w:style w:type="paragraph" w:styleId="Subtitle">
    <w:name w:val="Subtitle"/>
    <w:basedOn w:val="Normal"/>
    <w:next w:val="Normal"/>
    <w:link w:val="SubtitleChar"/>
    <w:uiPriority w:val="11"/>
    <w:qFormat/>
    <w:rsid w:val="00B13220"/>
    <w:pPr>
      <w:numPr>
        <w:ilvl w:val="1"/>
      </w:numPr>
      <w:spacing w:after="200" w:line="276" w:lineRule="auto"/>
    </w:pPr>
    <w:rPr>
      <w:rFonts w:asciiTheme="majorHAnsi" w:eastAsiaTheme="majorEastAsia" w:hAnsiTheme="majorHAnsi" w:cstheme="majorBidi"/>
      <w:i/>
      <w:iCs/>
      <w:color w:val="5B9BD5" w:themeColor="accent1"/>
      <w:spacing w:val="15"/>
      <w:sz w:val="24"/>
      <w:szCs w:val="24"/>
      <w:lang w:eastAsia="ja-JP"/>
    </w:rPr>
  </w:style>
  <w:style w:type="character" w:customStyle="1" w:styleId="SubtitleChar">
    <w:name w:val="Subtitle Char"/>
    <w:basedOn w:val="DefaultParagraphFont"/>
    <w:link w:val="Subtitle"/>
    <w:uiPriority w:val="11"/>
    <w:rsid w:val="00B13220"/>
    <w:rPr>
      <w:rFonts w:asciiTheme="majorHAnsi" w:eastAsiaTheme="majorEastAsia" w:hAnsiTheme="majorHAnsi" w:cstheme="majorBidi"/>
      <w:i/>
      <w:iCs/>
      <w:color w:val="5B9BD5" w:themeColor="accent1"/>
      <w:spacing w:val="15"/>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4.jpeg"/><Relationship Id="rId5" Type="http://schemas.openxmlformats.org/officeDocument/2006/relationships/settings" Target="settings.xml"/><Relationship Id="rId15" Type="http://schemas.openxmlformats.org/officeDocument/2006/relationships/hyperlink" Target="http://genk.vn/du-bao-10-cot-moc-dot-pha-cong-nghe-se-thay-doi-tuong-lai-loai-nguoi-trong-10-nam-toi-20170101185503455.chn" TargetMode="Externa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9.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40D"/>
    <w:rsid w:val="0007740D"/>
    <w:rsid w:val="004A2D02"/>
    <w:rsid w:val="00EB6A70"/>
    <w:rsid w:val="00EE4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935BD8996C41378F45DBFFD6868B56">
    <w:name w:val="4E935BD8996C41378F45DBFFD6868B56"/>
    <w:rsid w:val="0007740D"/>
  </w:style>
  <w:style w:type="paragraph" w:customStyle="1" w:styleId="3ACAB1A07E9B4E09BDA0CDBABD26AFC3">
    <w:name w:val="3ACAB1A07E9B4E09BDA0CDBABD26AFC3"/>
    <w:rsid w:val="0007740D"/>
  </w:style>
  <w:style w:type="paragraph" w:customStyle="1" w:styleId="DBB3C4E7E5C64BF792AF0E15EAC93FDB">
    <w:name w:val="DBB3C4E7E5C64BF792AF0E15EAC93FDB"/>
    <w:rsid w:val="0007740D"/>
  </w:style>
  <w:style w:type="paragraph" w:customStyle="1" w:styleId="29AA80F10B2F401B858A742F8FEF2F43">
    <w:name w:val="29AA80F10B2F401B858A742F8FEF2F43"/>
    <w:rsid w:val="0007740D"/>
  </w:style>
  <w:style w:type="paragraph" w:customStyle="1" w:styleId="FF1188117B014419B2012348BBEA2DFD">
    <w:name w:val="FF1188117B014419B2012348BBEA2DFD"/>
    <w:rsid w:val="0007740D"/>
  </w:style>
  <w:style w:type="paragraph" w:customStyle="1" w:styleId="455C9DD1CA474575B3819A3B81FBB671">
    <w:name w:val="455C9DD1CA474575B3819A3B81FBB671"/>
    <w:rsid w:val="0007740D"/>
  </w:style>
  <w:style w:type="paragraph" w:customStyle="1" w:styleId="5DBDA2FFEE1D4C499543315FCB356044">
    <w:name w:val="5DBDA2FFEE1D4C499543315FCB356044"/>
    <w:rsid w:val="0007740D"/>
  </w:style>
  <w:style w:type="paragraph" w:customStyle="1" w:styleId="28B48A0DBD86492C89D4B496034E432A">
    <w:name w:val="28B48A0DBD86492C89D4B496034E432A"/>
    <w:rsid w:val="0007740D"/>
  </w:style>
  <w:style w:type="paragraph" w:customStyle="1" w:styleId="3545D19018DD45069DFAEB410B6A5855">
    <w:name w:val="3545D19018DD45069DFAEB410B6A5855"/>
    <w:rsid w:val="0007740D"/>
  </w:style>
  <w:style w:type="paragraph" w:customStyle="1" w:styleId="310EF05B79C24EDC94387D80D8B01ACC">
    <w:name w:val="310EF05B79C24EDC94387D80D8B01ACC"/>
    <w:rsid w:val="0007740D"/>
  </w:style>
  <w:style w:type="paragraph" w:customStyle="1" w:styleId="352958B4A10B44CB9A5AB713C5AB0707">
    <w:name w:val="352958B4A10B44CB9A5AB713C5AB0707"/>
    <w:rsid w:val="0007740D"/>
  </w:style>
  <w:style w:type="paragraph" w:customStyle="1" w:styleId="7C5D6CFA0B7446F0B3B37D936FC66EF9">
    <w:name w:val="7C5D6CFA0B7446F0B3B37D936FC66EF9"/>
    <w:rsid w:val="0007740D"/>
  </w:style>
  <w:style w:type="paragraph" w:customStyle="1" w:styleId="D1E5FEC7A8654DBB8E57E78B00D868DF">
    <w:name w:val="D1E5FEC7A8654DBB8E57E78B00D868DF"/>
    <w:rsid w:val="0007740D"/>
  </w:style>
  <w:style w:type="paragraph" w:customStyle="1" w:styleId="3B2684A531AC4F9E9BC4F018F77330AE">
    <w:name w:val="3B2684A531AC4F9E9BC4F018F77330AE"/>
    <w:rsid w:val="0007740D"/>
  </w:style>
  <w:style w:type="paragraph" w:customStyle="1" w:styleId="56BA494027974BC58C22FD48CD8F6C9F">
    <w:name w:val="56BA494027974BC58C22FD48CD8F6C9F"/>
    <w:rsid w:val="0007740D"/>
  </w:style>
  <w:style w:type="paragraph" w:customStyle="1" w:styleId="052DDC8A31FE48C0A8164F609E3FDD85">
    <w:name w:val="052DDC8A31FE48C0A8164F609E3FDD85"/>
    <w:rsid w:val="0007740D"/>
  </w:style>
  <w:style w:type="paragraph" w:customStyle="1" w:styleId="EC5FECF562E1454BA22CC6578A25AF3B">
    <w:name w:val="EC5FECF562E1454BA22CC6578A25AF3B"/>
    <w:rsid w:val="0007740D"/>
  </w:style>
  <w:style w:type="paragraph" w:customStyle="1" w:styleId="01F36E9E4F774057ACFEE22567BE7995">
    <w:name w:val="01F36E9E4F774057ACFEE22567BE7995"/>
    <w:rsid w:val="0007740D"/>
  </w:style>
  <w:style w:type="paragraph" w:customStyle="1" w:styleId="AE0ABE9F18E448F08FBED19AD455FC6A">
    <w:name w:val="AE0ABE9F18E448F08FBED19AD455FC6A"/>
    <w:rsid w:val="0007740D"/>
  </w:style>
  <w:style w:type="paragraph" w:customStyle="1" w:styleId="1F74BECAF96C409C8180A5EDB09E8792">
    <w:name w:val="1F74BECAF96C409C8180A5EDB09E8792"/>
    <w:rsid w:val="0007740D"/>
  </w:style>
  <w:style w:type="paragraph" w:customStyle="1" w:styleId="89FB117B048A418A949D27F5ABE78905">
    <w:name w:val="89FB117B048A418A949D27F5ABE78905"/>
    <w:rsid w:val="0007740D"/>
  </w:style>
  <w:style w:type="paragraph" w:customStyle="1" w:styleId="4CE261D191C144978D10E843A26C072A">
    <w:name w:val="4CE261D191C144978D10E843A26C072A"/>
    <w:rsid w:val="0007740D"/>
  </w:style>
  <w:style w:type="paragraph" w:customStyle="1" w:styleId="D021CB206A64439785F281D37EC99B62">
    <w:name w:val="D021CB206A64439785F281D37EC99B62"/>
    <w:rsid w:val="0007740D"/>
  </w:style>
  <w:style w:type="paragraph" w:customStyle="1" w:styleId="EF4C35AEC6E2411195468706ECC05398">
    <w:name w:val="EF4C35AEC6E2411195468706ECC05398"/>
    <w:rsid w:val="0007740D"/>
  </w:style>
  <w:style w:type="paragraph" w:customStyle="1" w:styleId="B03270C90C2B4CF3B86124C69C5369BF">
    <w:name w:val="B03270C90C2B4CF3B86124C69C5369BF"/>
    <w:rsid w:val="0007740D"/>
  </w:style>
  <w:style w:type="paragraph" w:customStyle="1" w:styleId="AD7E5C1B91BF4AEF885BB9FB08E1861F">
    <w:name w:val="AD7E5C1B91BF4AEF885BB9FB08E1861F"/>
    <w:rsid w:val="0007740D"/>
  </w:style>
  <w:style w:type="paragraph" w:customStyle="1" w:styleId="2E5C851BD51046A98FCE2A37F224FDC7">
    <w:name w:val="2E5C851BD51046A98FCE2A37F224FDC7"/>
    <w:rsid w:val="0007740D"/>
  </w:style>
  <w:style w:type="paragraph" w:customStyle="1" w:styleId="E4954CEB1C8B4B858F37403E51E0C2C1">
    <w:name w:val="E4954CEB1C8B4B858F37403E51E0C2C1"/>
    <w:rsid w:val="0007740D"/>
  </w:style>
  <w:style w:type="paragraph" w:customStyle="1" w:styleId="5098A9FB06764AD9A85349D273BECD08">
    <w:name w:val="5098A9FB06764AD9A85349D273BECD08"/>
    <w:rsid w:val="0007740D"/>
  </w:style>
  <w:style w:type="paragraph" w:customStyle="1" w:styleId="3F07211A4D804451974AF7973C5423A2">
    <w:name w:val="3F07211A4D804451974AF7973C5423A2"/>
    <w:rsid w:val="0007740D"/>
  </w:style>
  <w:style w:type="paragraph" w:customStyle="1" w:styleId="9AF9764BA5B04B89BE8DD41AB0AA9467">
    <w:name w:val="9AF9764BA5B04B89BE8DD41AB0AA9467"/>
    <w:rsid w:val="0007740D"/>
  </w:style>
  <w:style w:type="paragraph" w:customStyle="1" w:styleId="E33E7FF806844871B8A0B234346BE1D7">
    <w:name w:val="E33E7FF806844871B8A0B234346BE1D7"/>
    <w:rsid w:val="0007740D"/>
  </w:style>
  <w:style w:type="paragraph" w:customStyle="1" w:styleId="1666EE48CB3B4A72B8B3F3492F179D7E">
    <w:name w:val="1666EE48CB3B4A72B8B3F3492F179D7E"/>
    <w:rsid w:val="0007740D"/>
  </w:style>
  <w:style w:type="paragraph" w:customStyle="1" w:styleId="4B9FB32345A84BDDA26BFB46EAC4C02F">
    <w:name w:val="4B9FB32345A84BDDA26BFB46EAC4C02F"/>
    <w:rsid w:val="0007740D"/>
  </w:style>
  <w:style w:type="paragraph" w:customStyle="1" w:styleId="65810918673A454CBDA20B5A42244D1A">
    <w:name w:val="65810918673A454CBDA20B5A42244D1A"/>
    <w:rsid w:val="0007740D"/>
  </w:style>
  <w:style w:type="paragraph" w:customStyle="1" w:styleId="042EADF9C4DA445184CB47DCC5BB66C1">
    <w:name w:val="042EADF9C4DA445184CB47DCC5BB66C1"/>
    <w:rsid w:val="0007740D"/>
  </w:style>
  <w:style w:type="paragraph" w:customStyle="1" w:styleId="D541B38C74034A259679AB5DCEB489B2">
    <w:name w:val="D541B38C74034A259679AB5DCEB489B2"/>
    <w:rsid w:val="0007740D"/>
  </w:style>
  <w:style w:type="paragraph" w:customStyle="1" w:styleId="D3E7FA33B05D454CBA86976E7C43F197">
    <w:name w:val="D3E7FA33B05D454CBA86976E7C43F197"/>
    <w:rsid w:val="00EE43B2"/>
  </w:style>
  <w:style w:type="paragraph" w:customStyle="1" w:styleId="229D418A6C494DCE8D2B31BE32849688">
    <w:name w:val="229D418A6C494DCE8D2B31BE32849688"/>
    <w:rsid w:val="00EE43B2"/>
  </w:style>
  <w:style w:type="paragraph" w:customStyle="1" w:styleId="9458DD91F8B64B538B122EBDF71390D7">
    <w:name w:val="9458DD91F8B64B538B122EBDF71390D7"/>
    <w:rsid w:val="00EE43B2"/>
  </w:style>
  <w:style w:type="paragraph" w:customStyle="1" w:styleId="BD412023A7504F739A6162375919ACF4">
    <w:name w:val="BD412023A7504F739A6162375919ACF4"/>
    <w:rsid w:val="00EE43B2"/>
  </w:style>
  <w:style w:type="paragraph" w:customStyle="1" w:styleId="22D0A812341C4F29AE3B723AED2CD4C7">
    <w:name w:val="22D0A812341C4F29AE3B723AED2CD4C7"/>
    <w:rsid w:val="00EE43B2"/>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935BD8996C41378F45DBFFD6868B56">
    <w:name w:val="4E935BD8996C41378F45DBFFD6868B56"/>
    <w:rsid w:val="0007740D"/>
  </w:style>
  <w:style w:type="paragraph" w:customStyle="1" w:styleId="3ACAB1A07E9B4E09BDA0CDBABD26AFC3">
    <w:name w:val="3ACAB1A07E9B4E09BDA0CDBABD26AFC3"/>
    <w:rsid w:val="0007740D"/>
  </w:style>
  <w:style w:type="paragraph" w:customStyle="1" w:styleId="DBB3C4E7E5C64BF792AF0E15EAC93FDB">
    <w:name w:val="DBB3C4E7E5C64BF792AF0E15EAC93FDB"/>
    <w:rsid w:val="0007740D"/>
  </w:style>
  <w:style w:type="paragraph" w:customStyle="1" w:styleId="29AA80F10B2F401B858A742F8FEF2F43">
    <w:name w:val="29AA80F10B2F401B858A742F8FEF2F43"/>
    <w:rsid w:val="0007740D"/>
  </w:style>
  <w:style w:type="paragraph" w:customStyle="1" w:styleId="FF1188117B014419B2012348BBEA2DFD">
    <w:name w:val="FF1188117B014419B2012348BBEA2DFD"/>
    <w:rsid w:val="0007740D"/>
  </w:style>
  <w:style w:type="paragraph" w:customStyle="1" w:styleId="455C9DD1CA474575B3819A3B81FBB671">
    <w:name w:val="455C9DD1CA474575B3819A3B81FBB671"/>
    <w:rsid w:val="0007740D"/>
  </w:style>
  <w:style w:type="paragraph" w:customStyle="1" w:styleId="5DBDA2FFEE1D4C499543315FCB356044">
    <w:name w:val="5DBDA2FFEE1D4C499543315FCB356044"/>
    <w:rsid w:val="0007740D"/>
  </w:style>
  <w:style w:type="paragraph" w:customStyle="1" w:styleId="28B48A0DBD86492C89D4B496034E432A">
    <w:name w:val="28B48A0DBD86492C89D4B496034E432A"/>
    <w:rsid w:val="0007740D"/>
  </w:style>
  <w:style w:type="paragraph" w:customStyle="1" w:styleId="3545D19018DD45069DFAEB410B6A5855">
    <w:name w:val="3545D19018DD45069DFAEB410B6A5855"/>
    <w:rsid w:val="0007740D"/>
  </w:style>
  <w:style w:type="paragraph" w:customStyle="1" w:styleId="310EF05B79C24EDC94387D80D8B01ACC">
    <w:name w:val="310EF05B79C24EDC94387D80D8B01ACC"/>
    <w:rsid w:val="0007740D"/>
  </w:style>
  <w:style w:type="paragraph" w:customStyle="1" w:styleId="352958B4A10B44CB9A5AB713C5AB0707">
    <w:name w:val="352958B4A10B44CB9A5AB713C5AB0707"/>
    <w:rsid w:val="0007740D"/>
  </w:style>
  <w:style w:type="paragraph" w:customStyle="1" w:styleId="7C5D6CFA0B7446F0B3B37D936FC66EF9">
    <w:name w:val="7C5D6CFA0B7446F0B3B37D936FC66EF9"/>
    <w:rsid w:val="0007740D"/>
  </w:style>
  <w:style w:type="paragraph" w:customStyle="1" w:styleId="D1E5FEC7A8654DBB8E57E78B00D868DF">
    <w:name w:val="D1E5FEC7A8654DBB8E57E78B00D868DF"/>
    <w:rsid w:val="0007740D"/>
  </w:style>
  <w:style w:type="paragraph" w:customStyle="1" w:styleId="3B2684A531AC4F9E9BC4F018F77330AE">
    <w:name w:val="3B2684A531AC4F9E9BC4F018F77330AE"/>
    <w:rsid w:val="0007740D"/>
  </w:style>
  <w:style w:type="paragraph" w:customStyle="1" w:styleId="56BA494027974BC58C22FD48CD8F6C9F">
    <w:name w:val="56BA494027974BC58C22FD48CD8F6C9F"/>
    <w:rsid w:val="0007740D"/>
  </w:style>
  <w:style w:type="paragraph" w:customStyle="1" w:styleId="052DDC8A31FE48C0A8164F609E3FDD85">
    <w:name w:val="052DDC8A31FE48C0A8164F609E3FDD85"/>
    <w:rsid w:val="0007740D"/>
  </w:style>
  <w:style w:type="paragraph" w:customStyle="1" w:styleId="EC5FECF562E1454BA22CC6578A25AF3B">
    <w:name w:val="EC5FECF562E1454BA22CC6578A25AF3B"/>
    <w:rsid w:val="0007740D"/>
  </w:style>
  <w:style w:type="paragraph" w:customStyle="1" w:styleId="01F36E9E4F774057ACFEE22567BE7995">
    <w:name w:val="01F36E9E4F774057ACFEE22567BE7995"/>
    <w:rsid w:val="0007740D"/>
  </w:style>
  <w:style w:type="paragraph" w:customStyle="1" w:styleId="AE0ABE9F18E448F08FBED19AD455FC6A">
    <w:name w:val="AE0ABE9F18E448F08FBED19AD455FC6A"/>
    <w:rsid w:val="0007740D"/>
  </w:style>
  <w:style w:type="paragraph" w:customStyle="1" w:styleId="1F74BECAF96C409C8180A5EDB09E8792">
    <w:name w:val="1F74BECAF96C409C8180A5EDB09E8792"/>
    <w:rsid w:val="0007740D"/>
  </w:style>
  <w:style w:type="paragraph" w:customStyle="1" w:styleId="89FB117B048A418A949D27F5ABE78905">
    <w:name w:val="89FB117B048A418A949D27F5ABE78905"/>
    <w:rsid w:val="0007740D"/>
  </w:style>
  <w:style w:type="paragraph" w:customStyle="1" w:styleId="4CE261D191C144978D10E843A26C072A">
    <w:name w:val="4CE261D191C144978D10E843A26C072A"/>
    <w:rsid w:val="0007740D"/>
  </w:style>
  <w:style w:type="paragraph" w:customStyle="1" w:styleId="D021CB206A64439785F281D37EC99B62">
    <w:name w:val="D021CB206A64439785F281D37EC99B62"/>
    <w:rsid w:val="0007740D"/>
  </w:style>
  <w:style w:type="paragraph" w:customStyle="1" w:styleId="EF4C35AEC6E2411195468706ECC05398">
    <w:name w:val="EF4C35AEC6E2411195468706ECC05398"/>
    <w:rsid w:val="0007740D"/>
  </w:style>
  <w:style w:type="paragraph" w:customStyle="1" w:styleId="B03270C90C2B4CF3B86124C69C5369BF">
    <w:name w:val="B03270C90C2B4CF3B86124C69C5369BF"/>
    <w:rsid w:val="0007740D"/>
  </w:style>
  <w:style w:type="paragraph" w:customStyle="1" w:styleId="AD7E5C1B91BF4AEF885BB9FB08E1861F">
    <w:name w:val="AD7E5C1B91BF4AEF885BB9FB08E1861F"/>
    <w:rsid w:val="0007740D"/>
  </w:style>
  <w:style w:type="paragraph" w:customStyle="1" w:styleId="2E5C851BD51046A98FCE2A37F224FDC7">
    <w:name w:val="2E5C851BD51046A98FCE2A37F224FDC7"/>
    <w:rsid w:val="0007740D"/>
  </w:style>
  <w:style w:type="paragraph" w:customStyle="1" w:styleId="E4954CEB1C8B4B858F37403E51E0C2C1">
    <w:name w:val="E4954CEB1C8B4B858F37403E51E0C2C1"/>
    <w:rsid w:val="0007740D"/>
  </w:style>
  <w:style w:type="paragraph" w:customStyle="1" w:styleId="5098A9FB06764AD9A85349D273BECD08">
    <w:name w:val="5098A9FB06764AD9A85349D273BECD08"/>
    <w:rsid w:val="0007740D"/>
  </w:style>
  <w:style w:type="paragraph" w:customStyle="1" w:styleId="3F07211A4D804451974AF7973C5423A2">
    <w:name w:val="3F07211A4D804451974AF7973C5423A2"/>
    <w:rsid w:val="0007740D"/>
  </w:style>
  <w:style w:type="paragraph" w:customStyle="1" w:styleId="9AF9764BA5B04B89BE8DD41AB0AA9467">
    <w:name w:val="9AF9764BA5B04B89BE8DD41AB0AA9467"/>
    <w:rsid w:val="0007740D"/>
  </w:style>
  <w:style w:type="paragraph" w:customStyle="1" w:styleId="E33E7FF806844871B8A0B234346BE1D7">
    <w:name w:val="E33E7FF806844871B8A0B234346BE1D7"/>
    <w:rsid w:val="0007740D"/>
  </w:style>
  <w:style w:type="paragraph" w:customStyle="1" w:styleId="1666EE48CB3B4A72B8B3F3492F179D7E">
    <w:name w:val="1666EE48CB3B4A72B8B3F3492F179D7E"/>
    <w:rsid w:val="0007740D"/>
  </w:style>
  <w:style w:type="paragraph" w:customStyle="1" w:styleId="4B9FB32345A84BDDA26BFB46EAC4C02F">
    <w:name w:val="4B9FB32345A84BDDA26BFB46EAC4C02F"/>
    <w:rsid w:val="0007740D"/>
  </w:style>
  <w:style w:type="paragraph" w:customStyle="1" w:styleId="65810918673A454CBDA20B5A42244D1A">
    <w:name w:val="65810918673A454CBDA20B5A42244D1A"/>
    <w:rsid w:val="0007740D"/>
  </w:style>
  <w:style w:type="paragraph" w:customStyle="1" w:styleId="042EADF9C4DA445184CB47DCC5BB66C1">
    <w:name w:val="042EADF9C4DA445184CB47DCC5BB66C1"/>
    <w:rsid w:val="0007740D"/>
  </w:style>
  <w:style w:type="paragraph" w:customStyle="1" w:styleId="D541B38C74034A259679AB5DCEB489B2">
    <w:name w:val="D541B38C74034A259679AB5DCEB489B2"/>
    <w:rsid w:val="0007740D"/>
  </w:style>
  <w:style w:type="paragraph" w:customStyle="1" w:styleId="D3E7FA33B05D454CBA86976E7C43F197">
    <w:name w:val="D3E7FA33B05D454CBA86976E7C43F197"/>
    <w:rsid w:val="00EE43B2"/>
  </w:style>
  <w:style w:type="paragraph" w:customStyle="1" w:styleId="229D418A6C494DCE8D2B31BE32849688">
    <w:name w:val="229D418A6C494DCE8D2B31BE32849688"/>
    <w:rsid w:val="00EE43B2"/>
  </w:style>
  <w:style w:type="paragraph" w:customStyle="1" w:styleId="9458DD91F8B64B538B122EBDF71390D7">
    <w:name w:val="9458DD91F8B64B538B122EBDF71390D7"/>
    <w:rsid w:val="00EE43B2"/>
  </w:style>
  <w:style w:type="paragraph" w:customStyle="1" w:styleId="BD412023A7504F739A6162375919ACF4">
    <w:name w:val="BD412023A7504F739A6162375919ACF4"/>
    <w:rsid w:val="00EE43B2"/>
  </w:style>
  <w:style w:type="paragraph" w:customStyle="1" w:styleId="22D0A812341C4F29AE3B723AED2CD4C7">
    <w:name w:val="22D0A812341C4F29AE3B723AED2CD4C7"/>
    <w:rsid w:val="00EE43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31D9EC-D66F-41EB-A131-FEC401CEC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Pages>
  <Words>2455</Words>
  <Characters>14000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Windows User</cp:lastModifiedBy>
  <cp:revision>7</cp:revision>
  <dcterms:created xsi:type="dcterms:W3CDTF">2022-11-13T03:17:00Z</dcterms:created>
  <dcterms:modified xsi:type="dcterms:W3CDTF">2022-11-26T09:23:00Z</dcterms:modified>
</cp:coreProperties>
</file>